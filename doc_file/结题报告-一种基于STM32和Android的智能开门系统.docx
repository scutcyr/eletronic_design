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Calibri" w:eastAsia="黑体" w:cs="黑体"/>
          <w:b/>
          <w:bCs/>
          <w:kern w:val="2"/>
          <w:sz w:val="28"/>
          <w:szCs w:val="22"/>
          <w:lang w:val="en-US" w:eastAsia="zh-CN" w:bidi="ar-SA"/>
        </w:rPr>
      </w:pPr>
    </w:p>
    <w:p>
      <w:pPr>
        <w:jc w:val="both"/>
        <w:rPr>
          <w:rFonts w:ascii="黑体" w:hAnsi="Calibri" w:eastAsia="黑体" w:cs="黑体"/>
          <w:b/>
          <w:bCs/>
          <w:kern w:val="2"/>
          <w:sz w:val="28"/>
          <w:szCs w:val="22"/>
          <w:lang w:val="en-US" w:eastAsia="zh-CN" w:bidi="ar-SA"/>
        </w:rPr>
      </w:pPr>
      <w:bookmarkStart w:id="0" w:name="OLE_LINK1"/>
    </w:p>
    <w:p>
      <w:pPr>
        <w:jc w:val="center"/>
        <w:rPr>
          <w:rFonts w:hint="eastAsia" w:ascii="黑体" w:eastAsia="黑体"/>
          <w:b/>
          <w:bCs/>
          <w:sz w:val="28"/>
        </w:rPr>
      </w:pPr>
      <w:r>
        <w:rPr>
          <w:rFonts w:ascii="黑体" w:hAnsi="Calibri" w:eastAsia="黑体" w:cs="黑体"/>
          <w:b/>
          <w:bCs/>
          <w:kern w:val="2"/>
          <w:sz w:val="28"/>
          <w:szCs w:val="22"/>
          <w:lang w:val="en-US" w:eastAsia="zh-CN" w:bidi="ar-SA"/>
        </w:rPr>
        <w:drawing>
          <wp:inline distT="0" distB="0" distL="114300" distR="114300">
            <wp:extent cx="3200400" cy="727075"/>
            <wp:effectExtent l="0" t="0" r="0" b="15875"/>
            <wp:docPr id="41" name="图片 3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descr="scut_new_logo2"/>
                    <pic:cNvPicPr>
                      <a:picLocks noChangeAspect="1"/>
                    </pic:cNvPicPr>
                  </pic:nvPicPr>
                  <pic:blipFill>
                    <a:blip r:embed="rId7"/>
                    <a:stretch>
                      <a:fillRect/>
                    </a:stretch>
                  </pic:blipFill>
                  <pic:spPr>
                    <a:xfrm>
                      <a:off x="0" y="0"/>
                      <a:ext cx="3200400" cy="727075"/>
                    </a:xfrm>
                    <a:prstGeom prst="rect">
                      <a:avLst/>
                    </a:prstGeom>
                    <a:noFill/>
                    <a:ln w="9525">
                      <a:noFill/>
                      <a:miter/>
                    </a:ln>
                  </pic:spPr>
                </pic:pic>
              </a:graphicData>
            </a:graphic>
          </wp:inline>
        </w:drawing>
      </w:r>
    </w:p>
    <w:p>
      <w:pPr>
        <w:spacing w:beforeLines="100"/>
        <w:jc w:val="center"/>
        <w:rPr>
          <w:rFonts w:hint="eastAsia" w:ascii="黑体" w:eastAsia="黑体"/>
          <w:spacing w:val="20"/>
          <w:sz w:val="72"/>
          <w:szCs w:val="72"/>
          <w:lang w:eastAsia="zh-CN"/>
        </w:rPr>
      </w:pPr>
      <w:r>
        <w:rPr>
          <w:rFonts w:hint="eastAsia" w:ascii="黑体" w:eastAsia="黑体"/>
          <w:spacing w:val="20"/>
          <w:sz w:val="72"/>
          <w:szCs w:val="72"/>
        </w:rPr>
        <w:t xml:space="preserve"> </w:t>
      </w:r>
      <w:r>
        <w:rPr>
          <w:rFonts w:hint="eastAsia" w:ascii="黑体" w:eastAsia="黑体"/>
          <w:spacing w:val="20"/>
          <w:sz w:val="72"/>
          <w:szCs w:val="72"/>
          <w:lang w:eastAsia="zh-CN"/>
        </w:rPr>
        <w:t>电子综合课设</w:t>
      </w:r>
    </w:p>
    <w:p>
      <w:pPr>
        <w:spacing w:beforeLines="100"/>
        <w:jc w:val="center"/>
        <w:rPr>
          <w:rFonts w:hint="eastAsia" w:ascii="黑体" w:eastAsia="黑体"/>
          <w:spacing w:val="20"/>
          <w:sz w:val="72"/>
          <w:szCs w:val="72"/>
        </w:rPr>
      </w:pPr>
      <w:r>
        <w:rPr>
          <w:rFonts w:hint="eastAsia" w:ascii="黑体" w:eastAsia="黑体"/>
          <w:spacing w:val="20"/>
          <w:sz w:val="72"/>
          <w:szCs w:val="72"/>
          <w:lang w:val="en-US" w:eastAsia="zh-CN"/>
        </w:rPr>
        <w:t xml:space="preserve"> 项目</w:t>
      </w:r>
      <w:r>
        <w:rPr>
          <w:rFonts w:hint="eastAsia" w:ascii="黑体" w:eastAsia="黑体"/>
          <w:spacing w:val="20"/>
          <w:sz w:val="72"/>
          <w:szCs w:val="72"/>
        </w:rPr>
        <w:t>报告书</w:t>
      </w:r>
    </w:p>
    <w:p>
      <w:pPr>
        <w:spacing w:line="360" w:lineRule="exact"/>
        <w:ind w:firstLine="883" w:firstLineChars="200"/>
        <w:rPr>
          <w:rFonts w:hint="eastAsia" w:ascii="黑体" w:eastAsia="黑体"/>
          <w:b/>
          <w:sz w:val="44"/>
          <w:szCs w:val="44"/>
        </w:rPr>
      </w:pPr>
    </w:p>
    <w:p>
      <w:pPr>
        <w:spacing w:line="360" w:lineRule="exact"/>
        <w:ind w:firstLine="883" w:firstLineChars="200"/>
        <w:rPr>
          <w:rFonts w:hint="eastAsia" w:ascii="黑体" w:eastAsia="黑体"/>
          <w:b/>
          <w:sz w:val="44"/>
          <w:szCs w:val="44"/>
        </w:rPr>
      </w:pPr>
    </w:p>
    <w:p>
      <w:pPr>
        <w:ind w:firstLine="883" w:firstLineChars="200"/>
        <w:jc w:val="center"/>
        <w:rPr>
          <w:rFonts w:hint="eastAsia" w:ascii="黑体" w:eastAsia="黑体"/>
          <w:b/>
          <w:sz w:val="44"/>
          <w:szCs w:val="44"/>
          <w:lang w:val="en-US" w:eastAsia="zh-CN"/>
        </w:rPr>
      </w:pPr>
      <w:r>
        <w:rPr>
          <w:rFonts w:hint="eastAsia" w:ascii="黑体" w:eastAsia="黑体"/>
          <w:b/>
          <w:sz w:val="44"/>
          <w:szCs w:val="44"/>
        </w:rPr>
        <w:t>题目：</w:t>
      </w:r>
      <w:r>
        <w:rPr>
          <w:rFonts w:hint="eastAsia" w:ascii="黑体" w:eastAsia="黑体"/>
          <w:b/>
          <w:sz w:val="44"/>
          <w:szCs w:val="44"/>
          <w:lang w:val="en-US" w:eastAsia="zh-CN"/>
        </w:rPr>
        <w:t>一种基于STM32和Android的</w:t>
      </w:r>
    </w:p>
    <w:p>
      <w:pPr>
        <w:ind w:firstLine="883" w:firstLineChars="200"/>
        <w:jc w:val="center"/>
        <w:rPr>
          <w:rFonts w:hint="eastAsia"/>
          <w:color w:val="008000"/>
          <w:sz w:val="24"/>
        </w:rPr>
      </w:pPr>
      <w:r>
        <w:rPr>
          <w:rFonts w:hint="eastAsia" w:ascii="黑体" w:eastAsia="黑体"/>
          <w:b/>
          <w:sz w:val="44"/>
          <w:szCs w:val="44"/>
          <w:lang w:val="en-US" w:eastAsia="zh-CN"/>
        </w:rPr>
        <w:t>智能开门系统</w:t>
      </w:r>
    </w:p>
    <w:p>
      <w:pPr>
        <w:spacing w:line="400" w:lineRule="exact"/>
        <w:jc w:val="center"/>
        <w:rPr>
          <w:rFonts w:hint="eastAsia" w:ascii="黑体" w:hAnsi="华文楷体" w:eastAsia="黑体"/>
          <w:b/>
          <w:sz w:val="44"/>
          <w:szCs w:val="44"/>
          <w:u w:val="single"/>
        </w:rPr>
      </w:pPr>
    </w:p>
    <w:p>
      <w:pPr>
        <w:spacing w:line="240" w:lineRule="exact"/>
        <w:jc w:val="center"/>
        <w:rPr>
          <w:rFonts w:hint="eastAsia" w:ascii="黑体" w:hAnsi="华文楷体" w:eastAsia="黑体"/>
          <w:b/>
          <w:sz w:val="44"/>
          <w:szCs w:val="44"/>
          <w:u w:val="single"/>
        </w:rPr>
      </w:pPr>
    </w:p>
    <w:p>
      <w:pPr>
        <w:ind w:firstLine="1946" w:firstLineChars="646"/>
        <w:rPr>
          <w:rFonts w:hint="eastAsia" w:ascii="宋体" w:hAnsi="宋体"/>
          <w:b/>
          <w:sz w:val="30"/>
          <w:szCs w:val="30"/>
        </w:rPr>
      </w:pPr>
      <w:r>
        <w:rPr>
          <w:rFonts w:hint="eastAsia" w:ascii="宋体" w:hAnsi="宋体"/>
          <w:b/>
          <w:sz w:val="30"/>
          <w:szCs w:val="30"/>
        </w:rPr>
        <w:t xml:space="preserve">学  院   </w:t>
      </w:r>
      <w:r>
        <w:rPr>
          <w:rFonts w:hint="eastAsia" w:ascii="宋体" w:hAnsi="宋体"/>
          <w:b/>
          <w:sz w:val="30"/>
          <w:szCs w:val="30"/>
          <w:u w:val="single"/>
        </w:rPr>
        <w:t xml:space="preserve">   </w:t>
      </w:r>
      <w:r>
        <w:rPr>
          <w:rFonts w:hint="eastAsia" w:ascii="宋体" w:hAnsi="宋体"/>
          <w:b/>
          <w:sz w:val="30"/>
          <w:szCs w:val="30"/>
          <w:u w:val="single"/>
          <w:lang w:eastAsia="zh-CN"/>
        </w:rPr>
        <w:t>电子与信息学院</w:t>
      </w:r>
      <w:r>
        <w:rPr>
          <w:rFonts w:hint="eastAsia" w:ascii="宋体" w:hAnsi="宋体"/>
          <w:b/>
          <w:sz w:val="30"/>
          <w:szCs w:val="30"/>
          <w:u w:val="single"/>
        </w:rPr>
        <w:t xml:space="preserve">   </w:t>
      </w:r>
      <w:r>
        <w:rPr>
          <w:rFonts w:hint="eastAsia" w:ascii="宋体" w:hAnsi="宋体"/>
          <w:b/>
          <w:sz w:val="30"/>
          <w:szCs w:val="30"/>
          <w:u w:val="single"/>
          <w:lang w:val="en-US" w:eastAsia="zh-CN"/>
        </w:rPr>
        <w:t xml:space="preserve"> </w:t>
      </w:r>
      <w:r>
        <w:rPr>
          <w:rFonts w:hint="eastAsia" w:ascii="宋体" w:hAnsi="宋体"/>
          <w:b/>
          <w:sz w:val="30"/>
          <w:szCs w:val="30"/>
        </w:rPr>
        <w:t xml:space="preserve">           </w:t>
      </w:r>
    </w:p>
    <w:p>
      <w:pPr>
        <w:ind w:firstLine="1946" w:firstLineChars="646"/>
        <w:rPr>
          <w:rFonts w:hint="eastAsia" w:ascii="宋体" w:hAnsi="宋体" w:eastAsia="宋体"/>
          <w:b/>
          <w:sz w:val="30"/>
          <w:szCs w:val="30"/>
          <w:u w:val="single"/>
          <w:lang w:val="en-US" w:eastAsia="zh-CN"/>
        </w:rPr>
      </w:pPr>
      <w:r>
        <w:rPr>
          <w:rFonts w:hint="eastAsia" w:ascii="宋体" w:hAnsi="宋体"/>
          <w:b/>
          <w:sz w:val="30"/>
          <w:szCs w:val="30"/>
        </w:rPr>
        <w:t xml:space="preserve">学生姓名 </w:t>
      </w:r>
      <w:r>
        <w:rPr>
          <w:rFonts w:hint="eastAsia" w:ascii="宋体" w:hAnsi="宋体"/>
          <w:b/>
          <w:sz w:val="30"/>
          <w:szCs w:val="30"/>
          <w:u w:val="single"/>
          <w:lang w:val="en-US" w:eastAsia="zh-CN"/>
        </w:rPr>
        <w:t xml:space="preserve"> 陈艺荣201530301043</w:t>
      </w:r>
      <w:r>
        <w:rPr>
          <w:rFonts w:hint="eastAsia" w:ascii="宋体" w:hAnsi="宋体"/>
          <w:b/>
          <w:sz w:val="30"/>
          <w:szCs w:val="30"/>
          <w:u w:val="single"/>
        </w:rPr>
        <w:t xml:space="preserve"> </w:t>
      </w:r>
      <w:r>
        <w:rPr>
          <w:rFonts w:hint="eastAsia" w:ascii="宋体" w:hAnsi="宋体"/>
          <w:b/>
          <w:sz w:val="30"/>
          <w:szCs w:val="30"/>
          <w:u w:val="single"/>
          <w:lang w:val="en-US" w:eastAsia="zh-CN"/>
        </w:rPr>
        <w:t xml:space="preserve"> </w:t>
      </w:r>
    </w:p>
    <w:p>
      <w:pPr>
        <w:ind w:firstLine="3313" w:firstLineChars="1100"/>
        <w:rPr>
          <w:rFonts w:hint="eastAsia" w:ascii="宋体" w:hAnsi="宋体"/>
          <w:b/>
          <w:sz w:val="30"/>
          <w:szCs w:val="30"/>
          <w:u w:val="single" w:color="auto"/>
          <w:lang w:val="en-US" w:eastAsia="zh-CN"/>
        </w:rPr>
      </w:pPr>
      <w:bookmarkStart w:id="1" w:name="OLE_LINK2"/>
      <w:r>
        <w:rPr>
          <w:rFonts w:hint="eastAsia" w:ascii="宋体" w:hAnsi="宋体"/>
          <w:b/>
          <w:sz w:val="30"/>
          <w:szCs w:val="30"/>
          <w:u w:val="single" w:color="auto"/>
        </w:rPr>
        <w:t xml:space="preserve"> </w:t>
      </w:r>
      <w:r>
        <w:rPr>
          <w:rFonts w:hint="eastAsia" w:ascii="宋体" w:hAnsi="宋体"/>
          <w:b/>
          <w:sz w:val="30"/>
          <w:szCs w:val="30"/>
          <w:u w:val="single" w:color="auto"/>
          <w:lang w:val="en-US" w:eastAsia="zh-CN"/>
        </w:rPr>
        <w:t xml:space="preserve">周泽鑫201530431528  </w:t>
      </w:r>
    </w:p>
    <w:bookmarkEnd w:id="1"/>
    <w:p>
      <w:pPr>
        <w:ind w:firstLine="3313" w:firstLineChars="1100"/>
        <w:rPr>
          <w:rFonts w:hint="eastAsia" w:ascii="宋体" w:hAnsi="宋体"/>
          <w:b/>
          <w:sz w:val="30"/>
          <w:szCs w:val="30"/>
          <w:u w:val="single" w:color="auto"/>
          <w:lang w:val="en-US" w:eastAsia="zh-CN"/>
        </w:rPr>
      </w:pPr>
      <w:r>
        <w:rPr>
          <w:rFonts w:hint="eastAsia" w:ascii="宋体" w:hAnsi="宋体"/>
          <w:b/>
          <w:sz w:val="30"/>
          <w:szCs w:val="30"/>
          <w:u w:val="single" w:color="auto"/>
        </w:rPr>
        <w:t xml:space="preserve"> </w:t>
      </w:r>
      <w:r>
        <w:rPr>
          <w:rFonts w:hint="eastAsia" w:ascii="宋体" w:hAnsi="宋体"/>
          <w:b/>
          <w:sz w:val="30"/>
          <w:szCs w:val="30"/>
          <w:u w:val="single" w:color="auto"/>
          <w:lang w:val="en-US" w:eastAsia="zh-CN"/>
        </w:rPr>
        <w:t xml:space="preserve">何晨晖201561301128  </w:t>
      </w:r>
    </w:p>
    <w:p>
      <w:pPr>
        <w:ind w:firstLine="3313" w:firstLineChars="1100"/>
        <w:rPr>
          <w:rFonts w:hint="eastAsia" w:ascii="宋体" w:hAnsi="宋体"/>
          <w:b/>
          <w:sz w:val="30"/>
          <w:szCs w:val="30"/>
          <w:u w:val="single" w:color="auto"/>
          <w:lang w:val="en-US" w:eastAsia="zh-CN"/>
        </w:rPr>
      </w:pPr>
      <w:r>
        <w:rPr>
          <w:rFonts w:hint="eastAsia" w:ascii="宋体" w:hAnsi="宋体"/>
          <w:b/>
          <w:sz w:val="30"/>
          <w:szCs w:val="30"/>
          <w:u w:val="single" w:color="auto"/>
          <w:lang w:val="en-US" w:eastAsia="zh-CN"/>
        </w:rPr>
        <w:t xml:space="preserve"> 吴子莹201530572429  </w:t>
      </w:r>
    </w:p>
    <w:p>
      <w:pPr>
        <w:ind w:firstLine="3313" w:firstLineChars="1100"/>
        <w:rPr>
          <w:rFonts w:hint="eastAsia" w:ascii="宋体" w:hAnsi="宋体"/>
          <w:b/>
          <w:sz w:val="30"/>
          <w:szCs w:val="30"/>
          <w:u w:val="single" w:color="auto"/>
          <w:lang w:val="en-US" w:eastAsia="zh-CN"/>
        </w:rPr>
      </w:pPr>
      <w:r>
        <w:rPr>
          <w:rFonts w:hint="eastAsia" w:ascii="宋体" w:hAnsi="宋体"/>
          <w:b/>
          <w:sz w:val="30"/>
          <w:szCs w:val="30"/>
          <w:u w:val="single" w:color="auto"/>
          <w:lang w:val="en-US" w:eastAsia="zh-CN"/>
        </w:rPr>
        <w:t xml:space="preserve"> 陈靖康201530311059  </w:t>
      </w:r>
    </w:p>
    <w:p>
      <w:pPr>
        <w:ind w:firstLine="1946" w:firstLineChars="646"/>
        <w:rPr>
          <w:rFonts w:hint="eastAsia" w:ascii="宋体" w:hAnsi="宋体"/>
          <w:b/>
          <w:sz w:val="30"/>
          <w:szCs w:val="30"/>
        </w:rPr>
      </w:pPr>
      <w:r>
        <w:rPr>
          <w:rFonts w:hint="eastAsia" w:ascii="宋体" w:hAnsi="宋体"/>
          <w:b/>
          <w:sz w:val="30"/>
          <w:szCs w:val="30"/>
        </w:rPr>
        <w:t>指导教师</w:t>
      </w:r>
      <w:r>
        <w:rPr>
          <w:rFonts w:hint="eastAsia" w:ascii="宋体" w:hAnsi="宋体"/>
          <w:b/>
          <w:sz w:val="30"/>
          <w:szCs w:val="30"/>
          <w:lang w:val="en-US" w:eastAsia="zh-CN"/>
        </w:rPr>
        <w:t xml:space="preserve"> </w:t>
      </w:r>
      <w:r>
        <w:rPr>
          <w:rFonts w:hint="eastAsia" w:ascii="宋体" w:hAnsi="宋体"/>
          <w:b/>
          <w:sz w:val="30"/>
          <w:szCs w:val="30"/>
          <w:u w:val="single"/>
          <w:lang w:val="en-US" w:eastAsia="zh-CN"/>
        </w:rPr>
        <w:t xml:space="preserve"> 徐向民、舒琳   </w:t>
      </w:r>
      <w:r>
        <w:rPr>
          <w:rFonts w:hint="eastAsia" w:ascii="宋体" w:hAnsi="宋体"/>
          <w:b/>
          <w:sz w:val="30"/>
          <w:szCs w:val="30"/>
          <w:u w:val="single"/>
        </w:rPr>
        <w:t xml:space="preserve">  </w:t>
      </w:r>
      <w:r>
        <w:rPr>
          <w:rFonts w:hint="eastAsia" w:ascii="宋体" w:hAnsi="宋体"/>
          <w:b/>
          <w:sz w:val="30"/>
          <w:szCs w:val="30"/>
          <w:u w:val="single"/>
          <w:lang w:val="en-US" w:eastAsia="zh-CN"/>
        </w:rPr>
        <w:t xml:space="preserve">    </w:t>
      </w:r>
      <w:r>
        <w:rPr>
          <w:rFonts w:hint="eastAsia" w:ascii="宋体" w:hAnsi="宋体"/>
          <w:b/>
          <w:sz w:val="30"/>
          <w:szCs w:val="30"/>
        </w:rPr>
        <w:t xml:space="preserve"> </w:t>
      </w:r>
      <w:r>
        <w:rPr>
          <w:rFonts w:hint="eastAsia" w:ascii="宋体" w:hAnsi="宋体"/>
          <w:b/>
          <w:sz w:val="30"/>
          <w:szCs w:val="30"/>
          <w:lang w:val="en-US" w:eastAsia="zh-CN"/>
        </w:rPr>
        <w:t xml:space="preserve"> </w:t>
      </w:r>
      <w:r>
        <w:rPr>
          <w:rFonts w:hint="eastAsia" w:ascii="宋体" w:hAnsi="宋体"/>
          <w:b/>
          <w:sz w:val="30"/>
          <w:szCs w:val="30"/>
        </w:rPr>
        <w:t xml:space="preserve">   </w:t>
      </w:r>
    </w:p>
    <w:bookmarkEnd w:id="0"/>
    <w:p>
      <w:pPr>
        <w:pStyle w:val="17"/>
        <w:rPr>
          <w:rFonts w:hint="eastAsia"/>
          <w:sz w:val="44"/>
          <w:szCs w:val="44"/>
        </w:rPr>
      </w:pPr>
    </w:p>
    <w:p>
      <w:pPr>
        <w:pStyle w:val="17"/>
        <w:rPr>
          <w:rFonts w:hint="eastAsia"/>
          <w:sz w:val="44"/>
          <w:szCs w:val="44"/>
        </w:rPr>
      </w:pPr>
    </w:p>
    <w:p>
      <w:pPr>
        <w:ind w:left="840" w:leftChars="0" w:firstLine="420" w:firstLineChars="0"/>
        <w:rPr>
          <w:rFonts w:hint="eastAsia"/>
          <w:sz w:val="36"/>
          <w:szCs w:val="44"/>
          <w:lang w:eastAsia="zh-CN"/>
        </w:rPr>
        <w:sectPr>
          <w:headerReference r:id="rId3" w:type="default"/>
          <w:footerReference r:id="rId4" w:type="default"/>
          <w:pgSz w:w="11906" w:h="16838"/>
          <w:pgMar w:top="1440" w:right="1800" w:bottom="1440" w:left="1800" w:header="851" w:footer="992" w:gutter="0"/>
          <w:pgNumType w:fmt="decimal" w:start="0"/>
          <w:cols w:space="425" w:num="1"/>
          <w:docGrid w:type="lines" w:linePitch="312" w:charSpace="0"/>
        </w:sectPr>
      </w:pPr>
    </w:p>
    <w:p>
      <w:pPr>
        <w:pStyle w:val="9"/>
        <w:tabs>
          <w:tab w:val="right" w:leader="dot" w:pos="8306"/>
        </w:tabs>
      </w:pPr>
      <w:r>
        <w:rPr>
          <w:rFonts w:hint="eastAsia"/>
          <w:sz w:val="36"/>
          <w:szCs w:val="44"/>
          <w:lang w:eastAsia="zh-CN"/>
        </w:rPr>
        <w:fldChar w:fldCharType="begin"/>
      </w:r>
      <w:r>
        <w:rPr>
          <w:rFonts w:hint="eastAsia"/>
          <w:sz w:val="36"/>
          <w:szCs w:val="44"/>
          <w:lang w:eastAsia="zh-CN"/>
        </w:rPr>
        <w:instrText xml:space="preserve">TOC \o "1-3" \h \u </w:instrText>
      </w:r>
      <w:r>
        <w:rPr>
          <w:rFonts w:hint="eastAsia"/>
          <w:sz w:val="36"/>
          <w:szCs w:val="44"/>
          <w:lang w:eastAsia="zh-CN"/>
        </w:rPr>
        <w:fldChar w:fldCharType="separate"/>
      </w:r>
      <w:r>
        <w:rPr>
          <w:rFonts w:hint="eastAsia"/>
          <w:szCs w:val="44"/>
          <w:lang w:eastAsia="zh-CN"/>
        </w:rPr>
        <w:fldChar w:fldCharType="begin"/>
      </w:r>
      <w:r>
        <w:rPr>
          <w:rFonts w:hint="eastAsia"/>
          <w:szCs w:val="44"/>
          <w:lang w:eastAsia="zh-CN"/>
        </w:rPr>
        <w:instrText xml:space="preserve"> HYPERLINK \l _Toc11417 </w:instrText>
      </w:r>
      <w:r>
        <w:rPr>
          <w:rFonts w:hint="eastAsia"/>
          <w:szCs w:val="44"/>
          <w:lang w:eastAsia="zh-CN"/>
        </w:rPr>
        <w:fldChar w:fldCharType="separate"/>
      </w:r>
      <w:r>
        <w:rPr>
          <w:rFonts w:hint="eastAsia"/>
          <w:lang w:eastAsia="zh-CN"/>
        </w:rPr>
        <w:t>一、选题背景</w:t>
      </w:r>
      <w:r>
        <w:tab/>
      </w:r>
      <w:r>
        <w:fldChar w:fldCharType="begin"/>
      </w:r>
      <w:r>
        <w:instrText xml:space="preserve"> PAGEREF _Toc11417 </w:instrText>
      </w:r>
      <w:r>
        <w:fldChar w:fldCharType="separate"/>
      </w:r>
      <w:r>
        <w:t>1</w:t>
      </w:r>
      <w:r>
        <w:fldChar w:fldCharType="end"/>
      </w:r>
      <w:r>
        <w:rPr>
          <w:rFonts w:hint="eastAsia"/>
          <w:szCs w:val="44"/>
          <w:lang w:eastAsia="zh-CN"/>
        </w:rPr>
        <w:fldChar w:fldCharType="end"/>
      </w:r>
    </w:p>
    <w:p>
      <w:pPr>
        <w:pStyle w:val="9"/>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_Toc213 </w:instrText>
      </w:r>
      <w:r>
        <w:rPr>
          <w:rFonts w:hint="eastAsia" w:asciiTheme="minorHAnsi" w:hAnsiTheme="minorHAnsi" w:eastAsiaTheme="minorEastAsia" w:cstheme="minorBidi"/>
          <w:kern w:val="2"/>
          <w:szCs w:val="44"/>
          <w:lang w:val="en-US" w:eastAsia="zh-CN" w:bidi="ar-SA"/>
        </w:rPr>
        <w:fldChar w:fldCharType="separate"/>
      </w:r>
      <w:r>
        <w:rPr>
          <w:rFonts w:hint="eastAsia"/>
          <w:lang w:eastAsia="zh-CN"/>
        </w:rPr>
        <w:t>二、方案论证</w:t>
      </w:r>
      <w:r>
        <w:tab/>
      </w:r>
      <w:r>
        <w:fldChar w:fldCharType="begin"/>
      </w:r>
      <w:r>
        <w:instrText xml:space="preserve"> PAGEREF _Toc213 </w:instrText>
      </w:r>
      <w:r>
        <w:fldChar w:fldCharType="separate"/>
      </w:r>
      <w:r>
        <w:t>2</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_Toc6807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2.1 设计任务与功能介绍</w:t>
      </w:r>
      <w:r>
        <w:tab/>
      </w:r>
      <w:r>
        <w:fldChar w:fldCharType="begin"/>
      </w:r>
      <w:r>
        <w:instrText xml:space="preserve"> PAGEREF _Toc6807 </w:instrText>
      </w:r>
      <w:r>
        <w:fldChar w:fldCharType="separate"/>
      </w:r>
      <w:r>
        <w:t>2</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_Toc27744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2.2 方案论证</w:t>
      </w:r>
      <w:r>
        <w:tab/>
      </w:r>
      <w:r>
        <w:fldChar w:fldCharType="begin"/>
      </w:r>
      <w:r>
        <w:instrText xml:space="preserve"> PAGEREF _Toc27744 </w:instrText>
      </w:r>
      <w:r>
        <w:fldChar w:fldCharType="separate"/>
      </w:r>
      <w:r>
        <w:t>3</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_Toc12937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2.2.1 主控芯片方案</w:t>
      </w:r>
      <w:r>
        <w:tab/>
      </w:r>
      <w:r>
        <w:fldChar w:fldCharType="begin"/>
      </w:r>
      <w:r>
        <w:instrText xml:space="preserve"> PAGEREF _Toc12937 </w:instrText>
      </w:r>
      <w:r>
        <w:fldChar w:fldCharType="separate"/>
      </w:r>
      <w:r>
        <w:t>3</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_Toc9072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2.2.2 无线传输方案</w:t>
      </w:r>
      <w:r>
        <w:tab/>
      </w:r>
      <w:r>
        <w:fldChar w:fldCharType="begin"/>
      </w:r>
      <w:r>
        <w:instrText xml:space="preserve"> PAGEREF _Toc9072 </w:instrText>
      </w:r>
      <w:r>
        <w:fldChar w:fldCharType="separate"/>
      </w:r>
      <w:r>
        <w:t>3</w:t>
      </w:r>
      <w:r>
        <w:fldChar w:fldCharType="end"/>
      </w:r>
      <w:r>
        <w:rPr>
          <w:rFonts w:hint="eastAsia" w:asciiTheme="minorHAnsi" w:hAnsiTheme="minorHAnsi" w:eastAsiaTheme="minorEastAsia" w:cstheme="minorBidi"/>
          <w:kern w:val="2"/>
          <w:szCs w:val="44"/>
          <w:lang w:val="en-US" w:eastAsia="zh-CN" w:bidi="ar-SA"/>
        </w:rPr>
        <w:fldChar w:fldCharType="end"/>
      </w:r>
    </w:p>
    <w:p>
      <w:pPr>
        <w:pStyle w:val="9"/>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_Toc25798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三、系统硬设计及实现</w:t>
      </w:r>
      <w:r>
        <w:tab/>
      </w:r>
      <w:r>
        <w:fldChar w:fldCharType="begin"/>
      </w:r>
      <w:r>
        <w:instrText xml:space="preserve"> PAGEREF _Toc25798 </w:instrText>
      </w:r>
      <w:r>
        <w:fldChar w:fldCharType="separate"/>
      </w:r>
      <w:r>
        <w:t>4</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_Toc2580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3.1 硬件总体设计</w:t>
      </w:r>
      <w:r>
        <w:tab/>
      </w:r>
      <w:r>
        <w:fldChar w:fldCharType="begin"/>
      </w:r>
      <w:r>
        <w:instrText xml:space="preserve"> PAGEREF _Toc2580 </w:instrText>
      </w:r>
      <w:r>
        <w:fldChar w:fldCharType="separate"/>
      </w:r>
      <w:r>
        <w:t>4</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_Toc11752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3.2 STM32F407模块硬件设计</w:t>
      </w:r>
      <w:r>
        <w:tab/>
      </w:r>
      <w:r>
        <w:fldChar w:fldCharType="begin"/>
      </w:r>
      <w:r>
        <w:instrText xml:space="preserve"> PAGEREF _Toc11752 </w:instrText>
      </w:r>
      <w:r>
        <w:fldChar w:fldCharType="separate"/>
      </w:r>
      <w:r>
        <w:t>5</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_Toc22558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3.2.1 STM32F407简介</w:t>
      </w:r>
      <w:r>
        <w:tab/>
      </w:r>
      <w:r>
        <w:fldChar w:fldCharType="begin"/>
      </w:r>
      <w:r>
        <w:instrText xml:space="preserve"> PAGEREF _Toc22558 </w:instrText>
      </w:r>
      <w:r>
        <w:fldChar w:fldCharType="separate"/>
      </w:r>
      <w:r>
        <w:t>5</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_Toc26007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3.2.2 STM32F407硬件设计图</w:t>
      </w:r>
      <w:r>
        <w:tab/>
      </w:r>
      <w:r>
        <w:fldChar w:fldCharType="begin"/>
      </w:r>
      <w:r>
        <w:instrText xml:space="preserve"> PAGEREF _Toc26007 </w:instrText>
      </w:r>
      <w:r>
        <w:fldChar w:fldCharType="separate"/>
      </w:r>
      <w:r>
        <w:t>6</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_Toc29003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3.2.3 STM32F407硬件实物图</w:t>
      </w:r>
      <w:r>
        <w:tab/>
      </w:r>
      <w:r>
        <w:fldChar w:fldCharType="begin"/>
      </w:r>
      <w:r>
        <w:instrText xml:space="preserve"> PAGEREF _Toc29003 </w:instrText>
      </w:r>
      <w:r>
        <w:fldChar w:fldCharType="separate"/>
      </w:r>
      <w:r>
        <w:t>9</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_Toc26758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3.3 HC-05蓝牙模块硬件设计</w:t>
      </w:r>
      <w:r>
        <w:tab/>
      </w:r>
      <w:r>
        <w:fldChar w:fldCharType="begin"/>
      </w:r>
      <w:r>
        <w:instrText xml:space="preserve"> PAGEREF _Toc26758 </w:instrText>
      </w:r>
      <w:r>
        <w:fldChar w:fldCharType="separate"/>
      </w:r>
      <w:r>
        <w:t>10</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_Toc20418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3.3.1 HC-05蓝牙方案简介</w:t>
      </w:r>
      <w:r>
        <w:tab/>
      </w:r>
      <w:r>
        <w:fldChar w:fldCharType="begin"/>
      </w:r>
      <w:r>
        <w:instrText xml:space="preserve"> PAGEREF _Toc20418 </w:instrText>
      </w:r>
      <w:r>
        <w:fldChar w:fldCharType="separate"/>
      </w:r>
      <w:r>
        <w:t>10</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_Toc8053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3.3.2 HC-05蓝牙模块电路设计</w:t>
      </w:r>
      <w:r>
        <w:tab/>
      </w:r>
      <w:r>
        <w:fldChar w:fldCharType="begin"/>
      </w:r>
      <w:r>
        <w:instrText xml:space="preserve"> PAGEREF _Toc8053 </w:instrText>
      </w:r>
      <w:r>
        <w:fldChar w:fldCharType="separate"/>
      </w:r>
      <w:r>
        <w:t>11</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_Toc7062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3.3.3 HC-05蓝牙模块实物图</w:t>
      </w:r>
      <w:r>
        <w:tab/>
      </w:r>
      <w:r>
        <w:fldChar w:fldCharType="begin"/>
      </w:r>
      <w:r>
        <w:instrText xml:space="preserve"> PAGEREF _Toc7062 </w:instrText>
      </w:r>
      <w:r>
        <w:fldChar w:fldCharType="separate"/>
      </w:r>
      <w:r>
        <w:t>13</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_Toc13115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3.4 遥控器通信模块</w:t>
      </w:r>
      <w:r>
        <w:tab/>
      </w:r>
      <w:r>
        <w:fldChar w:fldCharType="begin"/>
      </w:r>
      <w:r>
        <w:instrText xml:space="preserve"> PAGEREF _Toc13115 </w:instrText>
      </w:r>
      <w:r>
        <w:fldChar w:fldCharType="separate"/>
      </w:r>
      <w:r>
        <w:t>13</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_Toc7967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3.5 门锁控制模块</w:t>
      </w:r>
      <w:r>
        <w:tab/>
      </w:r>
      <w:r>
        <w:fldChar w:fldCharType="begin"/>
      </w:r>
      <w:r>
        <w:instrText xml:space="preserve"> PAGEREF _Toc7967 </w:instrText>
      </w:r>
      <w:r>
        <w:fldChar w:fldCharType="separate"/>
      </w:r>
      <w:r>
        <w:t>14</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_Toc32293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3.5 整机电路</w:t>
      </w:r>
      <w:r>
        <w:tab/>
      </w:r>
      <w:r>
        <w:fldChar w:fldCharType="begin"/>
      </w:r>
      <w:r>
        <w:instrText xml:space="preserve"> PAGEREF _Toc32293 </w:instrText>
      </w:r>
      <w:r>
        <w:fldChar w:fldCharType="separate"/>
      </w:r>
      <w:r>
        <w:t>14</w:t>
      </w:r>
      <w:r>
        <w:fldChar w:fldCharType="end"/>
      </w:r>
      <w:r>
        <w:rPr>
          <w:rFonts w:hint="eastAsia" w:asciiTheme="minorHAnsi" w:hAnsiTheme="minorHAnsi" w:eastAsiaTheme="minorEastAsia" w:cstheme="minorBidi"/>
          <w:kern w:val="2"/>
          <w:szCs w:val="44"/>
          <w:lang w:val="en-US" w:eastAsia="zh-CN" w:bidi="ar-SA"/>
        </w:rPr>
        <w:fldChar w:fldCharType="end"/>
      </w:r>
    </w:p>
    <w:p>
      <w:pPr>
        <w:pStyle w:val="9"/>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_Toc1906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四、系统软件设计及实现</w:t>
      </w:r>
      <w:r>
        <w:tab/>
      </w:r>
      <w:r>
        <w:fldChar w:fldCharType="begin"/>
      </w:r>
      <w:r>
        <w:instrText xml:space="preserve"> PAGEREF _Toc1906 </w:instrText>
      </w:r>
      <w:r>
        <w:fldChar w:fldCharType="separate"/>
      </w:r>
      <w:r>
        <w:t>15</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_Toc3361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4.1 Android APP设计</w:t>
      </w:r>
      <w:r>
        <w:tab/>
      </w:r>
      <w:r>
        <w:fldChar w:fldCharType="begin"/>
      </w:r>
      <w:r>
        <w:instrText xml:space="preserve"> PAGEREF _Toc3361 </w:instrText>
      </w:r>
      <w:r>
        <w:fldChar w:fldCharType="separate"/>
      </w:r>
      <w:r>
        <w:t>15</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_Toc6462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4.1.1开发环境介绍</w:t>
      </w:r>
      <w:r>
        <w:tab/>
      </w:r>
      <w:r>
        <w:fldChar w:fldCharType="begin"/>
      </w:r>
      <w:r>
        <w:instrText xml:space="preserve"> PAGEREF _Toc6462 </w:instrText>
      </w:r>
      <w:r>
        <w:fldChar w:fldCharType="separate"/>
      </w:r>
      <w:r>
        <w:t>15</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_Toc22429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4.1.2 Android APP界面设计</w:t>
      </w:r>
      <w:r>
        <w:tab/>
      </w:r>
      <w:r>
        <w:fldChar w:fldCharType="begin"/>
      </w:r>
      <w:r>
        <w:instrText xml:space="preserve"> PAGEREF _Toc22429 </w:instrText>
      </w:r>
      <w:r>
        <w:fldChar w:fldCharType="separate"/>
      </w:r>
      <w:r>
        <w:t>15</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_Toc1485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4.1.3 Android APP蓝牙通信实现</w:t>
      </w:r>
      <w:r>
        <w:tab/>
      </w:r>
      <w:r>
        <w:fldChar w:fldCharType="begin"/>
      </w:r>
      <w:r>
        <w:instrText xml:space="preserve"> PAGEREF _Toc1485 </w:instrText>
      </w:r>
      <w:r>
        <w:fldChar w:fldCharType="separate"/>
      </w:r>
      <w:r>
        <w:t>16</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_Toc19200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4.2 通信协议简介</w:t>
      </w:r>
      <w:r>
        <w:tab/>
      </w:r>
      <w:r>
        <w:fldChar w:fldCharType="begin"/>
      </w:r>
      <w:r>
        <w:instrText xml:space="preserve"> PAGEREF _Toc19200 </w:instrText>
      </w:r>
      <w:r>
        <w:fldChar w:fldCharType="separate"/>
      </w:r>
      <w:r>
        <w:t>26</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_Toc10511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4.3 STM32驱动代码</w:t>
      </w:r>
      <w:r>
        <w:tab/>
      </w:r>
      <w:r>
        <w:fldChar w:fldCharType="begin"/>
      </w:r>
      <w:r>
        <w:instrText xml:space="preserve"> PAGEREF _Toc10511 </w:instrText>
      </w:r>
      <w:r>
        <w:fldChar w:fldCharType="separate"/>
      </w:r>
      <w:r>
        <w:t>27</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_Toc28442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4.3.1 固件开发介绍</w:t>
      </w:r>
      <w:r>
        <w:tab/>
      </w:r>
      <w:r>
        <w:fldChar w:fldCharType="begin"/>
      </w:r>
      <w:r>
        <w:instrText xml:space="preserve"> PAGEREF _Toc28442 </w:instrText>
      </w:r>
      <w:r>
        <w:fldChar w:fldCharType="separate"/>
      </w:r>
      <w:r>
        <w:t>27</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_Toc198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4.3.2 按键处理</w:t>
      </w:r>
      <w:r>
        <w:tab/>
      </w:r>
      <w:r>
        <w:fldChar w:fldCharType="begin"/>
      </w:r>
      <w:r>
        <w:instrText xml:space="preserve"> PAGEREF _Toc198 </w:instrText>
      </w:r>
      <w:r>
        <w:fldChar w:fldCharType="separate"/>
      </w:r>
      <w:r>
        <w:t>27</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_Toc21258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4.3.3 登记root用户</w:t>
      </w:r>
      <w:r>
        <w:tab/>
      </w:r>
      <w:r>
        <w:fldChar w:fldCharType="begin"/>
      </w:r>
      <w:r>
        <w:instrText xml:space="preserve"> PAGEREF _Toc21258 </w:instrText>
      </w:r>
      <w:r>
        <w:fldChar w:fldCharType="separate"/>
      </w:r>
      <w:r>
        <w:t>29</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_Toc28242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4.3.4 开门或关门</w:t>
      </w:r>
      <w:r>
        <w:tab/>
      </w:r>
      <w:r>
        <w:fldChar w:fldCharType="begin"/>
      </w:r>
      <w:r>
        <w:instrText xml:space="preserve"> PAGEREF _Toc28242 </w:instrText>
      </w:r>
      <w:r>
        <w:fldChar w:fldCharType="separate"/>
      </w:r>
      <w:r>
        <w:t>30</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_Toc11885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4.3.5 添加或删除用户</w:t>
      </w:r>
      <w:r>
        <w:tab/>
      </w:r>
      <w:r>
        <w:fldChar w:fldCharType="begin"/>
      </w:r>
      <w:r>
        <w:instrText xml:space="preserve"> PAGEREF _Toc11885 </w:instrText>
      </w:r>
      <w:r>
        <w:fldChar w:fldCharType="separate"/>
      </w:r>
      <w:r>
        <w:t>31</w:t>
      </w:r>
      <w:r>
        <w:fldChar w:fldCharType="end"/>
      </w:r>
      <w:r>
        <w:rPr>
          <w:rFonts w:hint="eastAsia" w:asciiTheme="minorHAnsi" w:hAnsiTheme="minorHAnsi" w:eastAsiaTheme="minorEastAsia" w:cstheme="minorBidi"/>
          <w:kern w:val="2"/>
          <w:szCs w:val="44"/>
          <w:lang w:val="en-US" w:eastAsia="zh-CN" w:bidi="ar-SA"/>
        </w:rPr>
        <w:fldChar w:fldCharType="end"/>
      </w:r>
    </w:p>
    <w:p>
      <w:pPr>
        <w:pStyle w:val="6"/>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_Toc8117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4.3.6 扩展功能语音控制开门</w:t>
      </w:r>
      <w:r>
        <w:tab/>
      </w:r>
      <w:r>
        <w:fldChar w:fldCharType="begin"/>
      </w:r>
      <w:r>
        <w:instrText xml:space="preserve"> PAGEREF _Toc8117 </w:instrText>
      </w:r>
      <w:r>
        <w:fldChar w:fldCharType="separate"/>
      </w:r>
      <w:r>
        <w:t>33</w:t>
      </w:r>
      <w:r>
        <w:fldChar w:fldCharType="end"/>
      </w:r>
      <w:r>
        <w:rPr>
          <w:rFonts w:hint="eastAsia" w:asciiTheme="minorHAnsi" w:hAnsiTheme="minorHAnsi" w:eastAsiaTheme="minorEastAsia" w:cstheme="minorBidi"/>
          <w:kern w:val="2"/>
          <w:szCs w:val="44"/>
          <w:lang w:val="en-US" w:eastAsia="zh-CN" w:bidi="ar-SA"/>
        </w:rPr>
        <w:fldChar w:fldCharType="end"/>
      </w:r>
    </w:p>
    <w:p>
      <w:pPr>
        <w:pStyle w:val="9"/>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_Toc16585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五、项目成果</w:t>
      </w:r>
      <w:r>
        <w:tab/>
      </w:r>
      <w:r>
        <w:fldChar w:fldCharType="begin"/>
      </w:r>
      <w:r>
        <w:instrText xml:space="preserve"> PAGEREF _Toc16585 </w:instrText>
      </w:r>
      <w:r>
        <w:fldChar w:fldCharType="separate"/>
      </w:r>
      <w:r>
        <w:t>34</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_Toc8632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5.1 完整的软件设计</w:t>
      </w:r>
      <w:r>
        <w:tab/>
      </w:r>
      <w:r>
        <w:fldChar w:fldCharType="begin"/>
      </w:r>
      <w:r>
        <w:instrText xml:space="preserve"> PAGEREF _Toc8632 </w:instrText>
      </w:r>
      <w:r>
        <w:fldChar w:fldCharType="separate"/>
      </w:r>
      <w:r>
        <w:t>34</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_Toc2453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5.2 产品外观设计</w:t>
      </w:r>
      <w:r>
        <w:tab/>
      </w:r>
      <w:r>
        <w:fldChar w:fldCharType="begin"/>
      </w:r>
      <w:r>
        <w:instrText xml:space="preserve"> PAGEREF _Toc2453 </w:instrText>
      </w:r>
      <w:r>
        <w:fldChar w:fldCharType="separate"/>
      </w:r>
      <w:r>
        <w:t>34</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_Toc27755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5.3 专利申请</w:t>
      </w:r>
      <w:r>
        <w:tab/>
      </w:r>
      <w:r>
        <w:fldChar w:fldCharType="begin"/>
      </w:r>
      <w:r>
        <w:instrText xml:space="preserve"> PAGEREF _Toc27755 </w:instrText>
      </w:r>
      <w:r>
        <w:fldChar w:fldCharType="separate"/>
      </w:r>
      <w:r>
        <w:t>34</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_Toc1365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5.4 产品应用</w:t>
      </w:r>
      <w:r>
        <w:tab/>
      </w:r>
      <w:r>
        <w:fldChar w:fldCharType="begin"/>
      </w:r>
      <w:r>
        <w:instrText xml:space="preserve"> PAGEREF _Toc1365 </w:instrText>
      </w:r>
      <w:r>
        <w:fldChar w:fldCharType="separate"/>
      </w:r>
      <w:r>
        <w:t>35</w:t>
      </w:r>
      <w:r>
        <w:fldChar w:fldCharType="end"/>
      </w:r>
      <w:r>
        <w:rPr>
          <w:rFonts w:hint="eastAsia" w:asciiTheme="minorHAnsi" w:hAnsiTheme="minorHAnsi" w:eastAsiaTheme="minorEastAsia" w:cstheme="minorBidi"/>
          <w:kern w:val="2"/>
          <w:szCs w:val="44"/>
          <w:lang w:val="en-US" w:eastAsia="zh-CN" w:bidi="ar-SA"/>
        </w:rPr>
        <w:fldChar w:fldCharType="end"/>
      </w:r>
    </w:p>
    <w:p>
      <w:pPr>
        <w:pStyle w:val="9"/>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_Toc1094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六、项目收获与感悟</w:t>
      </w:r>
      <w:r>
        <w:tab/>
      </w:r>
      <w:r>
        <w:fldChar w:fldCharType="begin"/>
      </w:r>
      <w:r>
        <w:instrText xml:space="preserve"> PAGEREF _Toc1094 </w:instrText>
      </w:r>
      <w:r>
        <w:fldChar w:fldCharType="separate"/>
      </w:r>
      <w:r>
        <w:t>35</w:t>
      </w:r>
      <w:r>
        <w:fldChar w:fldCharType="end"/>
      </w:r>
      <w:r>
        <w:rPr>
          <w:rFonts w:hint="eastAsia" w:asciiTheme="minorHAnsi" w:hAnsiTheme="minorHAnsi" w:eastAsiaTheme="minorEastAsia" w:cstheme="minorBidi"/>
          <w:kern w:val="2"/>
          <w:szCs w:val="44"/>
          <w:lang w:val="en-US" w:eastAsia="zh-CN" w:bidi="ar-SA"/>
        </w:rPr>
        <w:fldChar w:fldCharType="end"/>
      </w:r>
    </w:p>
    <w:p>
      <w:pPr>
        <w:pStyle w:val="9"/>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_Toc16531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七、附件</w:t>
      </w:r>
      <w:r>
        <w:tab/>
      </w:r>
      <w:r>
        <w:fldChar w:fldCharType="begin"/>
      </w:r>
      <w:r>
        <w:instrText xml:space="preserve"> PAGEREF _Toc16531 </w:instrText>
      </w:r>
      <w:r>
        <w:fldChar w:fldCharType="separate"/>
      </w:r>
      <w:r>
        <w:t>35</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_Toc23995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附件1 支出情况</w:t>
      </w:r>
      <w:r>
        <w:tab/>
      </w:r>
      <w:r>
        <w:fldChar w:fldCharType="begin"/>
      </w:r>
      <w:r>
        <w:instrText xml:space="preserve"> PAGEREF _Toc23995 </w:instrText>
      </w:r>
      <w:r>
        <w:fldChar w:fldCharType="separate"/>
      </w:r>
      <w:r>
        <w:t>35</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_Toc22474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附件2 同类产品比较</w:t>
      </w:r>
      <w:r>
        <w:tab/>
      </w:r>
      <w:r>
        <w:fldChar w:fldCharType="begin"/>
      </w:r>
      <w:r>
        <w:instrText xml:space="preserve"> PAGEREF _Toc22474 </w:instrText>
      </w:r>
      <w:r>
        <w:fldChar w:fldCharType="separate"/>
      </w:r>
      <w:r>
        <w:t>36</w:t>
      </w:r>
      <w:r>
        <w:fldChar w:fldCharType="end"/>
      </w:r>
      <w:r>
        <w:rPr>
          <w:rFonts w:hint="eastAsia" w:asciiTheme="minorHAnsi" w:hAnsiTheme="minorHAnsi" w:eastAsiaTheme="minorEastAsia" w:cstheme="minorBidi"/>
          <w:kern w:val="2"/>
          <w:szCs w:val="44"/>
          <w:lang w:val="en-US" w:eastAsia="zh-CN" w:bidi="ar-SA"/>
        </w:rPr>
        <w:fldChar w:fldCharType="end"/>
      </w:r>
    </w:p>
    <w:p>
      <w:pPr>
        <w:pStyle w:val="10"/>
        <w:tabs>
          <w:tab w:val="right" w:leader="dot" w:pos="8306"/>
        </w:tabs>
      </w:pPr>
      <w:r>
        <w:rPr>
          <w:rFonts w:hint="eastAsia" w:asciiTheme="minorHAnsi" w:hAnsiTheme="minorHAnsi" w:eastAsiaTheme="minorEastAsia" w:cstheme="minorBidi"/>
          <w:kern w:val="2"/>
          <w:szCs w:val="44"/>
          <w:lang w:val="en-US" w:eastAsia="zh-CN" w:bidi="ar-SA"/>
        </w:rPr>
        <w:fldChar w:fldCharType="begin"/>
      </w:r>
      <w:r>
        <w:rPr>
          <w:rFonts w:hint="eastAsia" w:asciiTheme="minorHAnsi" w:hAnsiTheme="minorHAnsi" w:eastAsiaTheme="minorEastAsia" w:cstheme="minorBidi"/>
          <w:kern w:val="2"/>
          <w:szCs w:val="44"/>
          <w:lang w:val="en-US" w:eastAsia="zh-CN" w:bidi="ar-SA"/>
        </w:rPr>
        <w:instrText xml:space="preserve"> HYPERLINK \l _Toc24059 </w:instrText>
      </w:r>
      <w:r>
        <w:rPr>
          <w:rFonts w:hint="eastAsia" w:asciiTheme="minorHAnsi" w:hAnsiTheme="minorHAnsi" w:eastAsiaTheme="minorEastAsia" w:cstheme="minorBidi"/>
          <w:kern w:val="2"/>
          <w:szCs w:val="44"/>
          <w:lang w:val="en-US" w:eastAsia="zh-CN" w:bidi="ar-SA"/>
        </w:rPr>
        <w:fldChar w:fldCharType="separate"/>
      </w:r>
      <w:r>
        <w:rPr>
          <w:rFonts w:hint="eastAsia"/>
          <w:lang w:val="en-US" w:eastAsia="zh-CN"/>
        </w:rPr>
        <w:t>附件3 市场调研</w:t>
      </w:r>
      <w:r>
        <w:tab/>
      </w:r>
      <w:r>
        <w:fldChar w:fldCharType="begin"/>
      </w:r>
      <w:r>
        <w:instrText xml:space="preserve"> PAGEREF _Toc24059 </w:instrText>
      </w:r>
      <w:r>
        <w:fldChar w:fldCharType="separate"/>
      </w:r>
      <w:r>
        <w:t>36</w:t>
      </w:r>
      <w:r>
        <w:fldChar w:fldCharType="end"/>
      </w:r>
      <w:r>
        <w:rPr>
          <w:rFonts w:hint="eastAsia" w:asciiTheme="minorHAnsi" w:hAnsiTheme="minorHAnsi" w:eastAsiaTheme="minorEastAsia" w:cstheme="minorBidi"/>
          <w:kern w:val="2"/>
          <w:szCs w:val="44"/>
          <w:lang w:val="en-US" w:eastAsia="zh-CN" w:bidi="ar-SA"/>
        </w:rPr>
        <w:fldChar w:fldCharType="end"/>
      </w:r>
    </w:p>
    <w:p>
      <w:pPr>
        <w:ind w:left="840" w:leftChars="0" w:firstLine="420" w:firstLineChars="0"/>
        <w:rPr>
          <w:rFonts w:hint="eastAsia"/>
          <w:sz w:val="36"/>
          <w:szCs w:val="44"/>
          <w:lang w:eastAsia="zh-CN"/>
        </w:rPr>
        <w:sectPr>
          <w:pgSz w:w="11906" w:h="16838"/>
          <w:pgMar w:top="1440" w:right="1800" w:bottom="1440" w:left="1800" w:header="851" w:footer="992" w:gutter="0"/>
          <w:pgNumType w:fmt="decimal" w:start="0"/>
          <w:cols w:space="425" w:num="1"/>
          <w:docGrid w:type="lines" w:linePitch="312" w:charSpace="0"/>
        </w:sectPr>
      </w:pPr>
      <w:r>
        <w:rPr>
          <w:rFonts w:hint="eastAsia" w:asciiTheme="minorHAnsi" w:hAnsiTheme="minorHAnsi" w:eastAsiaTheme="minorEastAsia" w:cstheme="minorBidi"/>
          <w:kern w:val="2"/>
          <w:szCs w:val="44"/>
          <w:lang w:val="en-US" w:eastAsia="zh-CN" w:bidi="ar-SA"/>
        </w:rPr>
        <w:fldChar w:fldCharType="end"/>
      </w:r>
    </w:p>
    <w:p>
      <w:pPr>
        <w:pStyle w:val="2"/>
        <w:rPr>
          <w:rFonts w:hint="eastAsia"/>
          <w:lang w:eastAsia="zh-CN"/>
        </w:rPr>
      </w:pPr>
      <w:bookmarkStart w:id="2" w:name="_Toc30880"/>
      <w:bookmarkStart w:id="3" w:name="_Toc11417"/>
      <w:r>
        <w:rPr>
          <w:rFonts w:hint="eastAsia"/>
          <w:lang w:eastAsia="zh-CN"/>
        </w:rPr>
        <w:t>一、选题背景</w:t>
      </w:r>
      <w:bookmarkEnd w:id="2"/>
      <w:bookmarkEnd w:id="3"/>
    </w:p>
    <w:p>
      <w:pPr>
        <w:snapToGrid w:val="0"/>
        <w:spacing w:line="300" w:lineRule="auto"/>
        <w:ind w:firstLine="480"/>
        <w:rPr>
          <w:rFonts w:hint="eastAsia" w:ascii="宋体" w:hAnsi="宋体" w:cs="宋体"/>
          <w:b w:val="0"/>
          <w:bCs w:val="0"/>
          <w:color w:val="000000"/>
          <w:sz w:val="24"/>
          <w:szCs w:val="24"/>
        </w:rPr>
      </w:pPr>
      <w:bookmarkStart w:id="4" w:name="_Toc17201"/>
      <w:r>
        <w:rPr>
          <w:rFonts w:hint="eastAsia" w:ascii="宋体" w:hAnsi="宋体" w:cs="宋体"/>
          <w:sz w:val="24"/>
          <w:szCs w:val="24"/>
        </w:rPr>
        <w:t>锁的历史很长，从草绳、门闩、三簧锁、叶片锁、套筒转心锁、弹子锁到现在的智</w:t>
      </w:r>
      <w:r>
        <w:rPr>
          <w:rFonts w:hint="eastAsia" w:ascii="宋体" w:hAnsi="宋体" w:cs="宋体"/>
          <w:color w:val="000000"/>
          <w:sz w:val="24"/>
          <w:szCs w:val="24"/>
        </w:rPr>
        <w:t>能锁，无论前世今生，安全与便捷都是锁不变的使命。</w:t>
      </w:r>
      <w:r>
        <w:rPr>
          <w:rFonts w:hint="eastAsia" w:ascii="宋体" w:hAnsi="宋体" w:cs="宋体"/>
          <w:b w:val="0"/>
          <w:bCs w:val="0"/>
          <w:color w:val="000000"/>
          <w:sz w:val="24"/>
          <w:szCs w:val="24"/>
        </w:rPr>
        <w:t>随着</w:t>
      </w:r>
      <w:r>
        <w:rPr>
          <w:rFonts w:hint="eastAsia" w:ascii="宋体" w:hAnsi="宋体" w:cs="宋体"/>
          <w:b w:val="0"/>
          <w:bCs w:val="0"/>
          <w:color w:val="000000"/>
          <w:sz w:val="24"/>
          <w:szCs w:val="24"/>
          <w:lang w:val="en-US" w:eastAsia="zh-CN"/>
        </w:rPr>
        <w:t>社会的不断发展以及</w:t>
      </w:r>
      <w:r>
        <w:rPr>
          <w:rFonts w:hint="eastAsia" w:ascii="宋体" w:hAnsi="宋体" w:cs="宋体"/>
          <w:b w:val="0"/>
          <w:bCs w:val="0"/>
          <w:color w:val="000000"/>
          <w:sz w:val="24"/>
          <w:szCs w:val="24"/>
        </w:rPr>
        <w:t>生活水平的不断提高，人们对于家居安全的需求越来越高，普通的机械锁对于防范现代化的入室盗窃显得越来越无</w:t>
      </w:r>
      <w:r>
        <w:rPr>
          <w:rFonts w:hint="eastAsia" w:ascii="宋体" w:hAnsi="宋体" w:cs="宋体"/>
          <w:b w:val="0"/>
          <w:bCs w:val="0"/>
          <w:color w:val="000000"/>
          <w:sz w:val="24"/>
          <w:szCs w:val="24"/>
          <w:lang w:val="en-US" w:eastAsia="zh-CN"/>
        </w:rPr>
        <w:t>能为力</w:t>
      </w:r>
      <w:r>
        <w:rPr>
          <w:rFonts w:hint="eastAsia" w:ascii="宋体" w:hAnsi="宋体" w:cs="宋体"/>
          <w:b w:val="0"/>
          <w:bCs w:val="0"/>
          <w:color w:val="000000"/>
          <w:sz w:val="24"/>
          <w:szCs w:val="24"/>
        </w:rPr>
        <w:t>。而且，安全措施的强度直接体现的是个人的身份和地位。智能锁使用新一代的门禁识别技术（包括</w:t>
      </w:r>
      <w:r>
        <w:rPr>
          <w:rFonts w:hint="eastAsia" w:ascii="宋体" w:hAnsi="宋体" w:cs="宋体"/>
          <w:b w:val="0"/>
          <w:bCs w:val="0"/>
          <w:color w:val="000000"/>
          <w:sz w:val="24"/>
          <w:szCs w:val="24"/>
          <w:lang w:val="en-US" w:eastAsia="zh-CN"/>
        </w:rPr>
        <w:t>蓝牙、</w:t>
      </w:r>
      <w:r>
        <w:rPr>
          <w:rFonts w:hint="eastAsia" w:ascii="宋体" w:hAnsi="宋体" w:cs="宋体"/>
          <w:b w:val="0"/>
          <w:bCs w:val="0"/>
          <w:color w:val="000000"/>
          <w:sz w:val="24"/>
          <w:szCs w:val="24"/>
        </w:rPr>
        <w:t>密码、指纹、虹膜</w:t>
      </w:r>
      <w:r>
        <w:rPr>
          <w:rFonts w:hint="eastAsia" w:ascii="宋体" w:hAnsi="宋体" w:cs="宋体"/>
          <w:b w:val="0"/>
          <w:bCs w:val="0"/>
          <w:color w:val="000000"/>
          <w:sz w:val="24"/>
          <w:szCs w:val="24"/>
          <w:lang w:eastAsia="zh-CN"/>
        </w:rPr>
        <w:t>、</w:t>
      </w:r>
      <w:r>
        <w:rPr>
          <w:rFonts w:hint="eastAsia" w:ascii="宋体" w:hAnsi="宋体" w:cs="宋体"/>
          <w:b w:val="0"/>
          <w:bCs w:val="0"/>
          <w:color w:val="000000"/>
          <w:sz w:val="24"/>
          <w:szCs w:val="24"/>
          <w:lang w:val="en-US" w:eastAsia="zh-CN"/>
        </w:rPr>
        <w:t>人脸识别、语音识别</w:t>
      </w:r>
      <w:r>
        <w:rPr>
          <w:rFonts w:hint="eastAsia" w:ascii="宋体" w:hAnsi="宋体" w:cs="宋体"/>
          <w:b w:val="0"/>
          <w:bCs w:val="0"/>
          <w:color w:val="000000"/>
          <w:sz w:val="24"/>
          <w:szCs w:val="24"/>
        </w:rPr>
        <w:t>等）大大改善家居安全的同时新的问题也开始显现。门锁在遭到攻击时，用户却无从知晓，直接导致各种盗窃案件居高不下。</w:t>
      </w:r>
    </w:p>
    <w:p>
      <w:pPr>
        <w:snapToGrid w:val="0"/>
        <w:spacing w:line="300" w:lineRule="auto"/>
        <w:ind w:firstLine="480"/>
        <w:rPr>
          <w:rFonts w:hint="eastAsia" w:ascii="宋体" w:hAnsi="宋体" w:cs="宋体"/>
          <w:color w:val="000000"/>
          <w:sz w:val="24"/>
          <w:szCs w:val="24"/>
        </w:rPr>
      </w:pPr>
      <w:r>
        <w:rPr>
          <w:rFonts w:hint="eastAsia" w:ascii="宋体" w:hAnsi="宋体" w:cs="宋体"/>
          <w:color w:val="000000"/>
          <w:sz w:val="24"/>
          <w:szCs w:val="24"/>
        </w:rPr>
        <w:t>让家居更智能更安全是现在很多人的一种生活体验追求，好的智能产品往往具备以下特点：安全、节能、经济实惠、便捷操作。智能锁作为智能家居发展的重要代表，它的各方面性能一直是消费者和制造商关注的重点。智能锁与传统机械锁的不同在于将开锁方式非机械化，智能化、多功能化，以提高用户的安全保障和使用便捷性，智能锁的发展大体可以分为两个阶段，前期是数字化开锁方式，如刷卡，密码，指纹，人脸，虹膜，声纹，静脉等等，随后是智能化开锁方式，让锁变得聪明，如利用大数据监测学习使用者的开锁习惯和生活特点，能够预先识别异常状况进行预警等，让锁像个看管员一样守护门。智能锁在设计过程中常保留原有的机械开锁方式作为保障，拓展多种非机械开锁方式</w:t>
      </w:r>
      <w:r>
        <w:rPr>
          <w:rFonts w:hint="eastAsia" w:ascii="宋体" w:hAnsi="宋体" w:cs="宋体"/>
          <w:color w:val="000000"/>
          <w:sz w:val="24"/>
          <w:szCs w:val="24"/>
          <w:lang w:val="en-US" w:eastAsia="zh-CN"/>
        </w:rPr>
        <w:t>,如远程蓝牙、指纹识别、RFID及智能卡感应、智控close键、zigbee通信、WIFI通信、GPRS通信、电子密码、人脸识别、语音识别等等</w:t>
      </w:r>
      <w:r>
        <w:rPr>
          <w:rFonts w:hint="eastAsia" w:ascii="宋体" w:hAnsi="宋体" w:cs="宋体"/>
          <w:color w:val="000000"/>
          <w:sz w:val="24"/>
          <w:szCs w:val="24"/>
        </w:rPr>
        <w:t>。</w:t>
      </w:r>
    </w:p>
    <w:p>
      <w:pPr>
        <w:snapToGrid w:val="0"/>
        <w:spacing w:line="300" w:lineRule="auto"/>
        <w:ind w:firstLine="480"/>
        <w:rPr>
          <w:rFonts w:hint="eastAsia" w:ascii="宋体" w:hAnsi="宋体" w:cs="宋体"/>
          <w:sz w:val="24"/>
          <w:szCs w:val="24"/>
        </w:rPr>
      </w:pPr>
      <w:r>
        <w:rPr>
          <w:rFonts w:hint="eastAsia" w:ascii="宋体" w:hAnsi="宋体" w:cs="宋体"/>
          <w:sz w:val="24"/>
          <w:szCs w:val="24"/>
        </w:rPr>
        <w:t>但是，目前的多数智能锁价格过高</w:t>
      </w:r>
      <w:r>
        <w:rPr>
          <w:rFonts w:hint="eastAsia" w:ascii="宋体" w:hAnsi="宋体" w:cs="宋体"/>
          <w:sz w:val="24"/>
          <w:szCs w:val="24"/>
          <w:lang w:eastAsia="zh-CN"/>
        </w:rPr>
        <w:t>，</w:t>
      </w:r>
      <w:r>
        <w:rPr>
          <w:rFonts w:hint="eastAsia" w:ascii="宋体" w:hAnsi="宋体" w:cs="宋体"/>
          <w:sz w:val="24"/>
          <w:szCs w:val="24"/>
          <w:lang w:val="en-US" w:eastAsia="zh-CN"/>
        </w:rPr>
        <w:t>例如</w:t>
      </w:r>
      <w:r>
        <w:rPr>
          <w:rFonts w:hint="eastAsia" w:ascii="宋体" w:hAnsi="宋体" w:cs="宋体"/>
          <w:sz w:val="24"/>
          <w:szCs w:val="24"/>
          <w:lang w:eastAsia="zh-CN"/>
        </w:rPr>
        <w:t>三星（SAMSUNG）SHS-P718 指纹电子密码锁指纹+密码+刷卡，</w:t>
      </w:r>
      <w:r>
        <w:rPr>
          <w:rFonts w:hint="eastAsia" w:ascii="宋体" w:hAnsi="宋体" w:cs="宋体"/>
          <w:sz w:val="24"/>
          <w:szCs w:val="24"/>
          <w:lang w:val="en-US" w:eastAsia="zh-CN"/>
        </w:rPr>
        <w:t>售价为</w:t>
      </w:r>
      <w:r>
        <w:rPr>
          <w:rFonts w:hint="eastAsia" w:ascii="宋体" w:hAnsi="宋体" w:cs="宋体"/>
          <w:sz w:val="24"/>
          <w:szCs w:val="24"/>
          <w:lang w:eastAsia="zh-CN"/>
        </w:rPr>
        <w:t>2649</w:t>
      </w:r>
      <w:r>
        <w:rPr>
          <w:rFonts w:hint="eastAsia" w:ascii="宋体" w:hAnsi="宋体" w:cs="宋体"/>
          <w:sz w:val="24"/>
          <w:szCs w:val="24"/>
          <w:lang w:val="en-US" w:eastAsia="zh-CN"/>
        </w:rPr>
        <w:t>元</w:t>
      </w:r>
      <w:r>
        <w:rPr>
          <w:rFonts w:hint="eastAsia" w:ascii="宋体" w:hAnsi="宋体" w:cs="宋体"/>
          <w:sz w:val="24"/>
          <w:szCs w:val="24"/>
        </w:rPr>
        <w:t>，并不能得到很好普及，</w:t>
      </w:r>
      <w:r>
        <w:rPr>
          <w:rFonts w:hint="eastAsia" w:ascii="宋体" w:hAnsi="宋体" w:cs="宋体"/>
          <w:sz w:val="24"/>
          <w:szCs w:val="24"/>
          <w:lang w:val="en-US" w:eastAsia="zh-CN"/>
        </w:rPr>
        <w:t>所以</w:t>
      </w:r>
      <w:r>
        <w:rPr>
          <w:rFonts w:hint="eastAsia" w:ascii="宋体" w:hAnsi="宋体" w:cs="宋体"/>
          <w:sz w:val="24"/>
          <w:szCs w:val="24"/>
        </w:rPr>
        <w:t>现今</w:t>
      </w:r>
      <w:r>
        <w:rPr>
          <w:rFonts w:hint="eastAsia" w:ascii="宋体" w:hAnsi="宋体" w:cs="宋体"/>
          <w:sz w:val="24"/>
          <w:szCs w:val="24"/>
          <w:lang w:val="en-US" w:eastAsia="zh-CN"/>
        </w:rPr>
        <w:t>家庭、</w:t>
      </w:r>
      <w:r>
        <w:rPr>
          <w:rFonts w:hint="eastAsia" w:ascii="宋体" w:hAnsi="宋体" w:cs="宋体"/>
          <w:sz w:val="24"/>
          <w:szCs w:val="24"/>
        </w:rPr>
        <w:t>校园宿舍仍采样传统的普通机械锁</w:t>
      </w:r>
      <w:r>
        <w:rPr>
          <w:rFonts w:hint="eastAsia" w:ascii="宋体" w:hAnsi="宋体" w:cs="宋体"/>
          <w:sz w:val="24"/>
          <w:szCs w:val="24"/>
          <w:lang w:eastAsia="zh-CN"/>
        </w:rPr>
        <w:t>，</w:t>
      </w:r>
      <w:r>
        <w:rPr>
          <w:rFonts w:hint="eastAsia" w:ascii="宋体" w:hAnsi="宋体" w:cs="宋体"/>
          <w:sz w:val="24"/>
          <w:szCs w:val="24"/>
          <w:lang w:val="en-US" w:eastAsia="zh-CN"/>
        </w:rPr>
        <w:t>见图1(a)。根据《中国智能锁产业白皮书(2017版)》，我国智能锁市场占有率不到3%，见图1(b)，我国97%的家庭或机构都存在从机械锁转换为智能锁的需求</w:t>
      </w:r>
      <w:r>
        <w:rPr>
          <w:rFonts w:hint="eastAsia" w:ascii="宋体" w:hAnsi="宋体" w:cs="宋体"/>
          <w:sz w:val="24"/>
          <w:szCs w:val="24"/>
        </w:rPr>
        <w:t>。根据行业统计机构的预估数据显示，未来5-10年内，我国智能门锁的总需求量将会超过3000万套，行业总值也将突破1000亿元的大关。在乐观的情况下进行估计，到2020年我国智能门锁的总需求量将会达到3200万左右。</w:t>
      </w:r>
    </w:p>
    <w:p>
      <w:pPr>
        <w:snapToGrid w:val="0"/>
        <w:spacing w:line="300" w:lineRule="auto"/>
        <w:ind w:firstLine="480"/>
        <w:rPr>
          <w:rFonts w:hint="eastAsia" w:ascii="宋体" w:hAnsi="宋体" w:cs="宋体"/>
          <w:sz w:val="24"/>
          <w:szCs w:val="24"/>
        </w:rPr>
      </w:pPr>
      <w:r>
        <w:rPr>
          <w:rFonts w:hint="eastAsia" w:ascii="宋体" w:hAnsi="宋体" w:cs="宋体"/>
          <w:sz w:val="24"/>
          <w:szCs w:val="24"/>
          <w:lang w:val="en-US" w:eastAsia="zh-CN"/>
        </w:rPr>
        <w:t>因此，研发一种安全而且便宜的智能锁对推广智能锁，促进家居智能化，具有重要的意义。以往的智能锁解决方案大都是摒弃传统门锁。在使用智能锁的时候需要拆除现有的门锁，操作麻烦，使得智能锁迟迟不能普及。基于现有机械锁存在的问题以及蓝牙通信技术具有的优势，本项目提出一种基于STM32和Android的智能开门系统，利用现有机械锁与连接在机械锁上的电磁推拉式长行程装置，通过蓝牙通信技术，实现远程开锁。</w:t>
      </w:r>
    </w:p>
    <w:tbl>
      <w:tblPr>
        <w:tblStyle w:val="16"/>
        <w:tblW w:w="9070" w:type="dxa"/>
        <w:jc w:val="center"/>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35"/>
        <w:gridCol w:w="45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535" w:type="dxa"/>
            <w:vAlign w:val="top"/>
          </w:tcPr>
          <w:p>
            <w:pPr>
              <w:snapToGrid w:val="0"/>
              <w:spacing w:line="300" w:lineRule="auto"/>
              <w:rPr>
                <w:rFonts w:hint="eastAsia" w:ascii="宋体" w:hAnsi="宋体" w:cs="宋体"/>
                <w:sz w:val="24"/>
                <w:szCs w:val="24"/>
                <w:vertAlign w:val="baseline"/>
              </w:rPr>
            </w:pPr>
            <w:r>
              <w:rPr>
                <w:rFonts w:hint="eastAsia" w:ascii="宋体" w:hAnsi="宋体" w:eastAsia="宋体" w:cs="宋体"/>
                <w:sz w:val="24"/>
                <w:szCs w:val="24"/>
                <w:lang w:eastAsia="zh-CN"/>
              </w:rPr>
              <w:drawing>
                <wp:anchor distT="0" distB="0" distL="114300" distR="114300" simplePos="0" relativeHeight="251687936" behindDoc="0" locked="0" layoutInCell="1" allowOverlap="1">
                  <wp:simplePos x="0" y="0"/>
                  <wp:positionH relativeFrom="column">
                    <wp:posOffset>200660</wp:posOffset>
                  </wp:positionH>
                  <wp:positionV relativeFrom="paragraph">
                    <wp:posOffset>38735</wp:posOffset>
                  </wp:positionV>
                  <wp:extent cx="2163445" cy="1623060"/>
                  <wp:effectExtent l="0" t="0" r="8255" b="15240"/>
                  <wp:wrapSquare wrapText="bothSides"/>
                  <wp:docPr id="17" name="图片 2" descr="IMG_20180402_14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0180402_144911"/>
                          <pic:cNvPicPr>
                            <a:picLocks noChangeAspect="1"/>
                          </pic:cNvPicPr>
                        </pic:nvPicPr>
                        <pic:blipFill>
                          <a:blip r:embed="rId8"/>
                          <a:stretch>
                            <a:fillRect/>
                          </a:stretch>
                        </pic:blipFill>
                        <pic:spPr>
                          <a:xfrm>
                            <a:off x="0" y="0"/>
                            <a:ext cx="2163445" cy="1623060"/>
                          </a:xfrm>
                          <a:prstGeom prst="rect">
                            <a:avLst/>
                          </a:prstGeom>
                          <a:noFill/>
                          <a:ln w="9525">
                            <a:noFill/>
                          </a:ln>
                        </pic:spPr>
                      </pic:pic>
                    </a:graphicData>
                  </a:graphic>
                </wp:anchor>
              </w:drawing>
            </w:r>
          </w:p>
        </w:tc>
        <w:tc>
          <w:tcPr>
            <w:tcW w:w="4535" w:type="dxa"/>
            <w:vAlign w:val="top"/>
          </w:tcPr>
          <w:p>
            <w:pPr>
              <w:snapToGrid w:val="0"/>
              <w:spacing w:line="300" w:lineRule="auto"/>
              <w:jc w:val="center"/>
              <w:rPr>
                <w:rFonts w:hint="eastAsia" w:ascii="宋体" w:hAnsi="宋体" w:eastAsia="宋体" w:cs="宋体"/>
                <w:sz w:val="24"/>
                <w:szCs w:val="24"/>
                <w:vertAlign w:val="baseline"/>
                <w:lang w:eastAsia="zh-CN"/>
              </w:rPr>
            </w:pPr>
            <w:r>
              <w:rPr>
                <w:rFonts w:hint="eastAsia" w:ascii="宋体" w:hAnsi="宋体" w:eastAsia="宋体" w:cs="宋体"/>
                <w:sz w:val="24"/>
                <w:szCs w:val="24"/>
                <w:vertAlign w:val="baseline"/>
                <w:lang w:eastAsia="zh-CN"/>
              </w:rPr>
              <w:drawing>
                <wp:inline distT="0" distB="0" distL="114300" distR="114300">
                  <wp:extent cx="1805305" cy="1618615"/>
                  <wp:effectExtent l="0" t="0" r="4445" b="635"/>
                  <wp:docPr id="19" name="图片 1" descr="中国智能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中国智能锁"/>
                          <pic:cNvPicPr>
                            <a:picLocks noChangeAspect="1"/>
                          </pic:cNvPicPr>
                        </pic:nvPicPr>
                        <pic:blipFill>
                          <a:blip r:embed="rId9"/>
                          <a:stretch>
                            <a:fillRect/>
                          </a:stretch>
                        </pic:blipFill>
                        <pic:spPr>
                          <a:xfrm>
                            <a:off x="0" y="0"/>
                            <a:ext cx="1805305" cy="161861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535" w:type="dxa"/>
            <w:vAlign w:val="top"/>
          </w:tcPr>
          <w:p>
            <w:pPr>
              <w:numPr>
                <w:ilvl w:val="0"/>
                <w:numId w:val="1"/>
              </w:numPr>
              <w:snapToGrid w:val="0"/>
              <w:spacing w:line="300" w:lineRule="auto"/>
              <w:jc w:val="cente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当前常用机械锁(以华工宿舍为例)</w:t>
            </w:r>
          </w:p>
        </w:tc>
        <w:tc>
          <w:tcPr>
            <w:tcW w:w="4535" w:type="dxa"/>
            <w:vAlign w:val="top"/>
          </w:tcPr>
          <w:p>
            <w:pPr>
              <w:numPr>
                <w:ilvl w:val="0"/>
                <w:numId w:val="1"/>
              </w:numPr>
              <w:snapToGrid w:val="0"/>
              <w:spacing w:line="300" w:lineRule="auto"/>
              <w:ind w:left="0" w:leftChars="0" w:firstLine="0" w:firstLineChars="0"/>
              <w:jc w:val="cente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2017年各国智能锁市场占有率</w:t>
            </w:r>
          </w:p>
        </w:tc>
      </w:tr>
    </w:tbl>
    <w:p>
      <w:pPr>
        <w:pStyle w:val="5"/>
        <w:snapToGrid w:val="0"/>
        <w:spacing w:line="30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我国智能锁发展概况</w:t>
      </w:r>
    </w:p>
    <w:p>
      <w:pPr>
        <w:spacing w:line="480" w:lineRule="exact"/>
        <w:ind w:firstLine="480" w:firstLineChars="200"/>
        <w:rPr>
          <w:rFonts w:hint="eastAsia" w:hAnsi="宋体"/>
          <w:color w:val="000000"/>
          <w:sz w:val="24"/>
          <w:szCs w:val="24"/>
          <w:lang w:eastAsia="zh-CN"/>
        </w:rPr>
      </w:pPr>
      <w:r>
        <w:rPr>
          <w:rFonts w:hint="eastAsia" w:ascii="宋体" w:hAnsi="宋体" w:cs="宋体"/>
          <w:sz w:val="24"/>
          <w:szCs w:val="24"/>
          <w:lang w:val="en-US" w:eastAsia="zh-CN"/>
        </w:rPr>
        <w:t>与此同时，考虑到蓝牙配对密码可能被破解，我们提出了更为安全的开锁方案：开锁APP需要密码验证(可选择不用密码进入APP)；一把锁默认绑定一台手机(root用户)；其他用户手机需要提供手机标设备唯一标识码给root用户设置权限，这一步通过两步手机互联开锁APP实现；所有用户手机每次开锁时都会动态更新开锁密码。实现更加安全的远程开锁，同时结合语音识别技术为辅，设计出一款可商业化的基于STM32和Android的智能开门系统，为下一步进行产业化和市场普及提供充足的理论与实验基础。</w:t>
      </w:r>
    </w:p>
    <w:p>
      <w:pPr>
        <w:pStyle w:val="2"/>
        <w:rPr>
          <w:rFonts w:hint="eastAsia"/>
          <w:lang w:eastAsia="zh-CN"/>
        </w:rPr>
      </w:pPr>
      <w:bookmarkStart w:id="5" w:name="_Toc213"/>
      <w:r>
        <w:rPr>
          <w:rFonts w:hint="eastAsia"/>
          <w:lang w:eastAsia="zh-CN"/>
        </w:rPr>
        <w:t>二、方案论证</w:t>
      </w:r>
      <w:bookmarkEnd w:id="4"/>
      <w:bookmarkEnd w:id="5"/>
    </w:p>
    <w:p>
      <w:pPr>
        <w:pStyle w:val="3"/>
        <w:rPr>
          <w:rFonts w:hint="eastAsia"/>
          <w:lang w:val="en-US" w:eastAsia="zh-CN"/>
        </w:rPr>
      </w:pPr>
      <w:bookmarkStart w:id="6" w:name="_Toc6807"/>
      <w:bookmarkStart w:id="7" w:name="_Toc19618"/>
      <w:r>
        <w:rPr>
          <w:rFonts w:hint="eastAsia"/>
          <w:lang w:val="en-US" w:eastAsia="zh-CN"/>
        </w:rPr>
        <w:t>2.1 设计任务与功能介绍</w:t>
      </w:r>
      <w:bookmarkEnd w:id="6"/>
      <w:bookmarkEnd w:id="7"/>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1、设计遥控器控制模块；</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2、熟悉蓝牙通信协议，设计蓝牙通信模块；</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3、设计Android APP，实现手机间通信以及手机和门锁间的通信；</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4、利用语音控制模块实现语音控制；</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5、编程实现STM32的FLASH存储以及蓝牙通信和I/O控制。</w:t>
      </w:r>
    </w:p>
    <w:p>
      <w:pPr>
        <w:spacing w:line="480" w:lineRule="exact"/>
        <w:ind w:firstLine="480" w:firstLineChars="200"/>
        <w:rPr>
          <w:rFonts w:hint="eastAsia" w:hAnsi="宋体"/>
          <w:color w:val="000000"/>
          <w:sz w:val="24"/>
          <w:szCs w:val="24"/>
          <w:lang w:val="en-US" w:eastAsia="zh-CN"/>
        </w:rPr>
      </w:pPr>
    </w:p>
    <w:p>
      <w:pPr>
        <w:pStyle w:val="3"/>
        <w:rPr>
          <w:rFonts w:hint="eastAsia"/>
          <w:lang w:val="en-US" w:eastAsia="zh-CN"/>
        </w:rPr>
      </w:pPr>
      <w:bookmarkStart w:id="8" w:name="_Toc27744"/>
      <w:r>
        <w:rPr>
          <w:rFonts w:hint="eastAsia"/>
          <w:lang w:val="en-US" w:eastAsia="zh-CN"/>
        </w:rPr>
        <w:t>2.2 方案论证</w:t>
      </w:r>
      <w:bookmarkEnd w:id="8"/>
    </w:p>
    <w:p>
      <w:pPr>
        <w:pStyle w:val="4"/>
        <w:rPr>
          <w:rFonts w:hint="eastAsia"/>
          <w:lang w:val="en-US" w:eastAsia="zh-CN"/>
        </w:rPr>
      </w:pPr>
      <w:bookmarkStart w:id="9" w:name="_Toc12937"/>
      <w:r>
        <w:rPr>
          <w:rFonts w:hint="eastAsia"/>
          <w:lang w:val="en-US" w:eastAsia="zh-CN"/>
        </w:rPr>
        <w:t>2.2.1 主控芯片方案</w:t>
      </w:r>
      <w:bookmarkEnd w:id="9"/>
    </w:p>
    <w:p>
      <w:pPr>
        <w:spacing w:line="480" w:lineRule="exact"/>
        <w:rPr>
          <w:rFonts w:hint="eastAsia" w:hAnsi="宋体"/>
          <w:b/>
          <w:bCs/>
          <w:color w:val="000000"/>
          <w:sz w:val="24"/>
          <w:szCs w:val="24"/>
          <w:lang w:val="en-US" w:eastAsia="zh-CN"/>
        </w:rPr>
      </w:pPr>
      <w:r>
        <w:rPr>
          <w:rFonts w:hint="eastAsia" w:hAnsi="宋体"/>
          <w:b/>
          <w:bCs/>
          <w:color w:val="000000"/>
          <w:sz w:val="24"/>
          <w:szCs w:val="24"/>
          <w:lang w:val="en-US" w:eastAsia="zh-CN"/>
        </w:rPr>
        <w:t>方案一：C51单片机</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一个</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"https://baike.so.com/doc/6893019-7110564.html"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全双工</w:t>
      </w:r>
      <w:r>
        <w:rPr>
          <w:rFonts w:hint="eastAsia" w:hAnsi="宋体"/>
          <w:color w:val="000000"/>
          <w:sz w:val="24"/>
          <w:szCs w:val="24"/>
          <w:lang w:val="en-US" w:eastAsia="zh-CN"/>
        </w:rPr>
        <w:fldChar w:fldCharType="end"/>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"https://baike.so.com/doc/6583743-6797513.html"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串行通信</w:t>
      </w:r>
      <w:r>
        <w:rPr>
          <w:rFonts w:hint="eastAsia" w:hAnsi="宋体"/>
          <w:color w:val="000000"/>
          <w:sz w:val="24"/>
          <w:szCs w:val="24"/>
          <w:lang w:val="en-US" w:eastAsia="zh-CN"/>
        </w:rPr>
        <w:fldChar w:fldCharType="end"/>
      </w:r>
      <w:r>
        <w:rPr>
          <w:rFonts w:hint="eastAsia" w:hAnsi="宋体"/>
          <w:color w:val="000000"/>
          <w:sz w:val="24"/>
          <w:szCs w:val="24"/>
          <w:lang w:val="en-US" w:eastAsia="zh-CN"/>
        </w:rPr>
        <w:t>口，外部数据</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"https://baike.so.com/doc/4224899-4426539.html"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存储器</w:t>
      </w:r>
      <w:r>
        <w:rPr>
          <w:rFonts w:hint="eastAsia" w:hAnsi="宋体"/>
          <w:color w:val="000000"/>
          <w:sz w:val="24"/>
          <w:szCs w:val="24"/>
          <w:lang w:val="en-US" w:eastAsia="zh-CN"/>
        </w:rPr>
        <w:fldChar w:fldCharType="end"/>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"https://baike.so.com/doc/1640137-1733703.html"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寻址空间</w:t>
      </w:r>
      <w:r>
        <w:rPr>
          <w:rFonts w:hint="eastAsia" w:hAnsi="宋体"/>
          <w:color w:val="000000"/>
          <w:sz w:val="24"/>
          <w:szCs w:val="24"/>
          <w:lang w:val="en-US" w:eastAsia="zh-CN"/>
        </w:rPr>
        <w:fldChar w:fldCharType="end"/>
      </w:r>
      <w:r>
        <w:rPr>
          <w:rFonts w:hint="eastAsia" w:hAnsi="宋体"/>
          <w:color w:val="000000"/>
          <w:sz w:val="24"/>
          <w:szCs w:val="24"/>
          <w:lang w:val="en-US" w:eastAsia="zh-CN"/>
        </w:rPr>
        <w:t>为64kB，外部</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"https://baike.so.com/doc/4616537-4828902.html"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程序存储器</w:t>
      </w:r>
      <w:r>
        <w:rPr>
          <w:rFonts w:hint="eastAsia" w:hAnsi="宋体"/>
          <w:color w:val="000000"/>
          <w:sz w:val="24"/>
          <w:szCs w:val="24"/>
          <w:lang w:val="en-US" w:eastAsia="zh-CN"/>
        </w:rPr>
        <w:fldChar w:fldCharType="end"/>
      </w:r>
      <w:r>
        <w:rPr>
          <w:rFonts w:hint="eastAsia" w:hAnsi="宋体"/>
          <w:color w:val="000000"/>
          <w:sz w:val="24"/>
          <w:szCs w:val="24"/>
          <w:lang w:val="en-US" w:eastAsia="zh-CN"/>
        </w:rPr>
        <w:t>寻址空间为64kB，逻辑操作</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"https://baike.so.com/doc/6882655-7100145.html"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位寻址</w:t>
      </w:r>
      <w:r>
        <w:rPr>
          <w:rFonts w:hint="eastAsia" w:hAnsi="宋体"/>
          <w:color w:val="000000"/>
          <w:sz w:val="24"/>
          <w:szCs w:val="24"/>
          <w:lang w:val="en-US" w:eastAsia="zh-CN"/>
        </w:rPr>
        <w:fldChar w:fldCharType="end"/>
      </w:r>
      <w:r>
        <w:rPr>
          <w:rFonts w:hint="eastAsia" w:hAnsi="宋体"/>
          <w:color w:val="000000"/>
          <w:sz w:val="24"/>
          <w:szCs w:val="24"/>
          <w:lang w:val="en-US" w:eastAsia="zh-CN"/>
        </w:rPr>
        <w:t>功能，双列直插40PinDIP封装，单一+5V电源供电，CPU:由运算和控制逻辑组成，同时还包括</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"https://baike.so.com/doc/6385713-6599367.html"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中断系统</w:t>
      </w:r>
      <w:r>
        <w:rPr>
          <w:rFonts w:hint="eastAsia" w:hAnsi="宋体"/>
          <w:color w:val="000000"/>
          <w:sz w:val="24"/>
          <w:szCs w:val="24"/>
          <w:lang w:val="en-US" w:eastAsia="zh-CN"/>
        </w:rPr>
        <w:fldChar w:fldCharType="end"/>
      </w:r>
      <w:r>
        <w:rPr>
          <w:rFonts w:hint="eastAsia" w:hAnsi="宋体"/>
          <w:color w:val="000000"/>
          <w:sz w:val="24"/>
          <w:szCs w:val="24"/>
          <w:lang w:val="en-US" w:eastAsia="zh-CN"/>
        </w:rPr>
        <w:t>和部分外部</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"https://baike.so.com/doc/2409845-2547808.html"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特殊功能寄存器</w:t>
      </w:r>
      <w:r>
        <w:rPr>
          <w:rFonts w:hint="eastAsia" w:hAnsi="宋体"/>
          <w:color w:val="000000"/>
          <w:sz w:val="24"/>
          <w:szCs w:val="24"/>
          <w:lang w:val="en-US" w:eastAsia="zh-CN"/>
        </w:rPr>
        <w:fldChar w:fldCharType="end"/>
      </w:r>
      <w:r>
        <w:rPr>
          <w:rFonts w:hint="eastAsia" w:hAnsi="宋体"/>
          <w:color w:val="000000"/>
          <w:sz w:val="24"/>
          <w:szCs w:val="24"/>
          <w:lang w:val="en-US" w:eastAsia="zh-CN"/>
        </w:rPr>
        <w:t>；RAM:用以存放可以读写的数据，如运算的中间结果、最终结果以及欲显示的数据；ROM:用以存放程序、一些原始数据和表格；I/O口:四个8位并行I/O口，既可用作输入，也可用作输出；T/C:两个定时/记数器，既可以工作在定时模式，也可以工作在记数模式；五个</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"https://baike.so.com/doc/1064435-1126132.html"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中断源</w:t>
      </w:r>
      <w:r>
        <w:rPr>
          <w:rFonts w:hint="eastAsia" w:hAnsi="宋体"/>
          <w:color w:val="000000"/>
          <w:sz w:val="24"/>
          <w:szCs w:val="24"/>
          <w:lang w:val="en-US" w:eastAsia="zh-CN"/>
        </w:rPr>
        <w:fldChar w:fldCharType="end"/>
      </w:r>
      <w:r>
        <w:rPr>
          <w:rFonts w:hint="eastAsia" w:hAnsi="宋体"/>
          <w:color w:val="000000"/>
          <w:sz w:val="24"/>
          <w:szCs w:val="24"/>
          <w:lang w:val="en-US" w:eastAsia="zh-CN"/>
        </w:rPr>
        <w:t>的中断</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"https://baike.so.com/doc/6291733-6505239.html"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控制系统</w:t>
      </w:r>
      <w:r>
        <w:rPr>
          <w:rFonts w:hint="eastAsia" w:hAnsi="宋体"/>
          <w:color w:val="000000"/>
          <w:sz w:val="24"/>
          <w:szCs w:val="24"/>
          <w:lang w:val="en-US" w:eastAsia="zh-CN"/>
        </w:rPr>
        <w:fldChar w:fldCharType="end"/>
      </w:r>
      <w:r>
        <w:rPr>
          <w:rFonts w:hint="eastAsia" w:hAnsi="宋体"/>
          <w:color w:val="000000"/>
          <w:sz w:val="24"/>
          <w:szCs w:val="24"/>
          <w:lang w:val="en-US" w:eastAsia="zh-CN"/>
        </w:rPr>
        <w:t>；一个</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"https://baike.so.com/doc/6893019-7110564.html"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全双工</w:t>
      </w:r>
      <w:r>
        <w:rPr>
          <w:rFonts w:hint="eastAsia" w:hAnsi="宋体"/>
          <w:color w:val="000000"/>
          <w:sz w:val="24"/>
          <w:szCs w:val="24"/>
          <w:lang w:val="en-US" w:eastAsia="zh-CN"/>
        </w:rPr>
        <w:fldChar w:fldCharType="end"/>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"https://baike.so.com/doc/2255582-2386423.html"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UART</w:t>
      </w:r>
      <w:r>
        <w:rPr>
          <w:rFonts w:hint="eastAsia" w:hAnsi="宋体"/>
          <w:color w:val="000000"/>
          <w:sz w:val="24"/>
          <w:szCs w:val="24"/>
          <w:lang w:val="en-US" w:eastAsia="zh-CN"/>
        </w:rPr>
        <w:fldChar w:fldCharType="end"/>
      </w:r>
      <w:r>
        <w:rPr>
          <w:rFonts w:hint="eastAsia" w:hAnsi="宋体"/>
          <w:color w:val="000000"/>
          <w:sz w:val="24"/>
          <w:szCs w:val="24"/>
          <w:lang w:val="en-US" w:eastAsia="zh-CN"/>
        </w:rPr>
        <w:t>(通用异步接收发送器)的</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"https://baike.so.com/doc/6583712-6797482.html"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串行</w:t>
      </w:r>
      <w:r>
        <w:rPr>
          <w:rFonts w:hint="eastAsia" w:hAnsi="宋体"/>
          <w:color w:val="000000"/>
          <w:sz w:val="24"/>
          <w:szCs w:val="24"/>
          <w:lang w:val="en-US" w:eastAsia="zh-CN"/>
        </w:rPr>
        <w:fldChar w:fldCharType="end"/>
      </w:r>
      <w:r>
        <w:rPr>
          <w:rFonts w:hint="eastAsia" w:hAnsi="宋体"/>
          <w:color w:val="000000"/>
          <w:sz w:val="24"/>
          <w:szCs w:val="24"/>
          <w:lang w:val="en-US" w:eastAsia="zh-CN"/>
        </w:rPr>
        <w:t>I/O口，用于实现单片机之间或</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"https://baike.so.com/doc/30473-31769.html"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单片机</w:t>
      </w:r>
      <w:r>
        <w:rPr>
          <w:rFonts w:hint="eastAsia" w:hAnsi="宋体"/>
          <w:color w:val="000000"/>
          <w:sz w:val="24"/>
          <w:szCs w:val="24"/>
          <w:lang w:val="en-US" w:eastAsia="zh-CN"/>
        </w:rPr>
        <w:fldChar w:fldCharType="end"/>
      </w:r>
      <w:r>
        <w:rPr>
          <w:rFonts w:hint="eastAsia" w:hAnsi="宋体"/>
          <w:color w:val="000000"/>
          <w:sz w:val="24"/>
          <w:szCs w:val="24"/>
          <w:lang w:val="en-US" w:eastAsia="zh-CN"/>
        </w:rPr>
        <w:t>与微机之间的</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"https://baike.so.com/doc/6583743-6797513.html"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串行通信</w:t>
      </w:r>
      <w:r>
        <w:rPr>
          <w:rFonts w:hint="eastAsia" w:hAnsi="宋体"/>
          <w:color w:val="000000"/>
          <w:sz w:val="24"/>
          <w:szCs w:val="24"/>
          <w:lang w:val="en-US" w:eastAsia="zh-CN"/>
        </w:rPr>
        <w:fldChar w:fldCharType="end"/>
      </w:r>
      <w:r>
        <w:rPr>
          <w:rFonts w:hint="eastAsia" w:hAnsi="宋体"/>
          <w:color w:val="000000"/>
          <w:sz w:val="24"/>
          <w:szCs w:val="24"/>
          <w:lang w:val="en-US" w:eastAsia="zh-CN"/>
        </w:rPr>
        <w:t>；片内振荡器和</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"https://baike.so.com/doc/5407848-7598712.html"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时钟</w:t>
      </w:r>
      <w:r>
        <w:rPr>
          <w:rFonts w:hint="eastAsia" w:hAnsi="宋体"/>
          <w:color w:val="000000"/>
          <w:sz w:val="24"/>
          <w:szCs w:val="24"/>
          <w:lang w:val="en-US" w:eastAsia="zh-CN"/>
        </w:rPr>
        <w:fldChar w:fldCharType="end"/>
      </w:r>
      <w:r>
        <w:rPr>
          <w:rFonts w:hint="eastAsia" w:hAnsi="宋体"/>
          <w:color w:val="000000"/>
          <w:sz w:val="24"/>
          <w:szCs w:val="24"/>
          <w:lang w:val="en-US" w:eastAsia="zh-CN"/>
        </w:rPr>
        <w:t>产生电路，</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"https://baike.so.com/doc/5717540-5930266.html"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石英晶体</w:t>
      </w:r>
      <w:r>
        <w:rPr>
          <w:rFonts w:hint="eastAsia" w:hAnsi="宋体"/>
          <w:color w:val="000000"/>
          <w:sz w:val="24"/>
          <w:szCs w:val="24"/>
          <w:lang w:val="en-US" w:eastAsia="zh-CN"/>
        </w:rPr>
        <w:fldChar w:fldCharType="end"/>
      </w:r>
      <w:r>
        <w:rPr>
          <w:rFonts w:hint="eastAsia" w:hAnsi="宋体"/>
          <w:color w:val="000000"/>
          <w:sz w:val="24"/>
          <w:szCs w:val="24"/>
          <w:lang w:val="en-US" w:eastAsia="zh-CN"/>
        </w:rPr>
        <w:t>和</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"https://baike.so.com/doc/1949822-2063265.html" \t "https://baike.so.com/doc/_blank"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微调电容</w:t>
      </w:r>
      <w:r>
        <w:rPr>
          <w:rFonts w:hint="eastAsia" w:hAnsi="宋体"/>
          <w:color w:val="000000"/>
          <w:sz w:val="24"/>
          <w:szCs w:val="24"/>
          <w:lang w:val="en-US" w:eastAsia="zh-CN"/>
        </w:rPr>
        <w:fldChar w:fldCharType="end"/>
      </w:r>
      <w:r>
        <w:rPr>
          <w:rFonts w:hint="eastAsia" w:hAnsi="宋体"/>
          <w:color w:val="000000"/>
          <w:sz w:val="24"/>
          <w:szCs w:val="24"/>
          <w:lang w:val="en-US" w:eastAsia="zh-CN"/>
        </w:rPr>
        <w:t>需要外接。最佳振荡频率为6M-12M。</w:t>
      </w:r>
    </w:p>
    <w:p>
      <w:pPr>
        <w:spacing w:line="480" w:lineRule="exact"/>
        <w:rPr>
          <w:rFonts w:hint="eastAsia" w:hAnsi="宋体"/>
          <w:b/>
          <w:bCs/>
          <w:color w:val="000000"/>
          <w:sz w:val="24"/>
          <w:szCs w:val="24"/>
          <w:lang w:val="en-US" w:eastAsia="zh-CN"/>
        </w:rPr>
      </w:pPr>
      <w:r>
        <w:rPr>
          <w:rFonts w:hint="eastAsia" w:hAnsi="宋体"/>
          <w:b/>
          <w:bCs/>
          <w:color w:val="000000"/>
          <w:sz w:val="24"/>
          <w:szCs w:val="24"/>
          <w:lang w:val="en-US" w:eastAsia="zh-CN"/>
        </w:rPr>
        <w:t>方案二：STM32F407单片机</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它拥有的资源包括： 集成 FPU 和 DSP指令，并具有192KB SRAM、1024KB FLASH、12个16位定时器、2个32位定时器、2个DMA控制器(共16个通道)、 3个SPI、2个全双工I2S、3个IIC、6个串口、2个USB（支持HOST/SLAVE）、2个CAN、3个12位ADC、2个12位DAC、1个RTC（带日历功能）、1个 SDIO接口、1个FSMC接口、1个10/100M以太网MAC控制器、1个摄像头接口、1个硬件随机数生成器、以及112个通用IO口等。</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考虑到我们要用到较多FLASH存储单元存储用户信息，以及需要进行蓝牙通信等，本项目采用方案二，使用</w:t>
      </w:r>
      <w:r>
        <w:rPr>
          <w:rFonts w:hint="eastAsia" w:hAnsi="宋体"/>
          <w:b w:val="0"/>
          <w:bCs w:val="0"/>
          <w:color w:val="000000"/>
          <w:sz w:val="24"/>
          <w:szCs w:val="24"/>
          <w:lang w:val="en-US" w:eastAsia="zh-CN"/>
        </w:rPr>
        <w:t>STM32F407ZG作为主控芯片</w:t>
      </w:r>
      <w:r>
        <w:rPr>
          <w:rFonts w:hint="eastAsia" w:hAnsi="宋体"/>
          <w:b/>
          <w:bCs/>
          <w:color w:val="000000"/>
          <w:sz w:val="24"/>
          <w:szCs w:val="24"/>
          <w:lang w:val="en-US" w:eastAsia="zh-CN"/>
        </w:rPr>
        <w:t>。</w:t>
      </w:r>
    </w:p>
    <w:p>
      <w:pPr>
        <w:pStyle w:val="4"/>
        <w:rPr>
          <w:rFonts w:hint="eastAsia"/>
          <w:lang w:val="en-US" w:eastAsia="zh-CN"/>
        </w:rPr>
      </w:pPr>
      <w:bookmarkStart w:id="10" w:name="_Toc9072"/>
      <w:r>
        <w:rPr>
          <w:rFonts w:hint="eastAsia"/>
          <w:lang w:val="en-US" w:eastAsia="zh-CN"/>
        </w:rPr>
        <w:t>2.2.2 无线传输方案</w:t>
      </w:r>
      <w:bookmarkEnd w:id="10"/>
    </w:p>
    <w:p>
      <w:pPr>
        <w:spacing w:line="480" w:lineRule="exact"/>
        <w:rPr>
          <w:rFonts w:hint="eastAsia" w:hAnsi="宋体"/>
          <w:b/>
          <w:bCs/>
          <w:color w:val="000000"/>
          <w:sz w:val="24"/>
          <w:szCs w:val="24"/>
          <w:lang w:val="en-US" w:eastAsia="zh-CN"/>
        </w:rPr>
      </w:pPr>
      <w:r>
        <w:rPr>
          <w:rFonts w:hint="eastAsia" w:hAnsi="宋体"/>
          <w:b/>
          <w:bCs/>
          <w:color w:val="000000"/>
          <w:sz w:val="24"/>
          <w:szCs w:val="24"/>
          <w:lang w:val="en-US" w:eastAsia="zh-CN"/>
        </w:rPr>
        <w:t>方案一：采用WiFi的无线传输方案</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Wi-Fi模块又名串口Wi-Fi模块，属于物联网传输层，功能是将串口或</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"http://baike.baidu.com/view/2696.htm" \t "http://baike.baidu.com/_blank"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TTL</w:t>
      </w:r>
      <w:r>
        <w:rPr>
          <w:rFonts w:hint="eastAsia" w:hAnsi="宋体"/>
          <w:color w:val="000000"/>
          <w:sz w:val="24"/>
          <w:szCs w:val="24"/>
          <w:lang w:val="en-US" w:eastAsia="zh-CN"/>
        </w:rPr>
        <w:fldChar w:fldCharType="end"/>
      </w:r>
      <w:r>
        <w:rPr>
          <w:rFonts w:hint="eastAsia" w:hAnsi="宋体"/>
          <w:color w:val="000000"/>
          <w:sz w:val="24"/>
          <w:szCs w:val="24"/>
          <w:lang w:val="en-US" w:eastAsia="zh-CN"/>
        </w:rPr>
        <w:t>电平转为符合Wi-Fi无线网络通信标准的嵌入式模块，内置无线网络协议</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"http://baike.baidu.com/view/3933.htm" \t "http://baike.baidu.com/_blank"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IEEE</w:t>
      </w:r>
      <w:r>
        <w:rPr>
          <w:rFonts w:hint="eastAsia" w:hAnsi="宋体"/>
          <w:color w:val="000000"/>
          <w:sz w:val="24"/>
          <w:szCs w:val="24"/>
          <w:lang w:val="en-US" w:eastAsia="zh-CN"/>
        </w:rPr>
        <w:fldChar w:fldCharType="end"/>
      </w:r>
      <w:r>
        <w:rPr>
          <w:rFonts w:hint="eastAsia" w:hAnsi="宋体"/>
          <w:color w:val="000000"/>
          <w:sz w:val="24"/>
          <w:szCs w:val="24"/>
          <w:lang w:val="en-US" w:eastAsia="zh-CN"/>
        </w:rPr>
        <w:t>802.11b.g.n协议栈以及</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"http://baike.baidu.com/view/7729.htm" \t "http://baike.baidu.com/_blank"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TCP/IP</w:t>
      </w:r>
      <w:r>
        <w:rPr>
          <w:rFonts w:hint="eastAsia" w:hAnsi="宋体"/>
          <w:color w:val="000000"/>
          <w:sz w:val="24"/>
          <w:szCs w:val="24"/>
          <w:lang w:val="en-US" w:eastAsia="zh-CN"/>
        </w:rPr>
        <w:fldChar w:fldCharType="end"/>
      </w:r>
      <w:r>
        <w:rPr>
          <w:rFonts w:hint="eastAsia" w:hAnsi="宋体"/>
          <w:color w:val="000000"/>
          <w:sz w:val="24"/>
          <w:szCs w:val="24"/>
          <w:lang w:val="en-US" w:eastAsia="zh-CN"/>
        </w:rPr>
        <w:t>协议栈。传统的硬件设备嵌入Wi-Fi模块可以直接利用Wi-Fi联入互联网，是实现无线智能家居、M2M等物联网应用的重要组成部分。</w:t>
      </w:r>
    </w:p>
    <w:p>
      <w:pPr>
        <w:spacing w:line="480" w:lineRule="exact"/>
        <w:rPr>
          <w:rFonts w:hint="eastAsia" w:hAnsi="宋体"/>
          <w:b/>
          <w:bCs/>
          <w:color w:val="000000"/>
          <w:sz w:val="24"/>
          <w:szCs w:val="24"/>
          <w:lang w:val="en-US" w:eastAsia="zh-CN"/>
        </w:rPr>
      </w:pPr>
      <w:r>
        <w:rPr>
          <w:rFonts w:hint="eastAsia" w:hAnsi="宋体"/>
          <w:b/>
          <w:bCs/>
          <w:color w:val="000000"/>
          <w:sz w:val="24"/>
          <w:szCs w:val="24"/>
          <w:lang w:val="en-US" w:eastAsia="zh-CN"/>
        </w:rPr>
        <w:t>方案二：采用蓝牙的无线传输方案</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蓝牙（Bluetooth®）：是一种无线技术标准，可实现固定设备、移动设备和楼宇个人域网之间的短距离数据交换（使用2.4—2.485GHz的ISM波段的UHF无线电波）。蓝牙技术最初由电信巨头</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"http://baike.baidu.com/view/1066191.htm" \t "http://baike.baidu.com/_blank"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爱立信公司</w:t>
      </w:r>
      <w:r>
        <w:rPr>
          <w:rFonts w:hint="eastAsia" w:hAnsi="宋体"/>
          <w:color w:val="000000"/>
          <w:sz w:val="24"/>
          <w:szCs w:val="24"/>
          <w:lang w:val="en-US" w:eastAsia="zh-CN"/>
        </w:rPr>
        <w:fldChar w:fldCharType="end"/>
      </w:r>
      <w:r>
        <w:rPr>
          <w:rFonts w:hint="eastAsia" w:hAnsi="宋体"/>
          <w:color w:val="000000"/>
          <w:sz w:val="24"/>
          <w:szCs w:val="24"/>
          <w:lang w:val="en-US" w:eastAsia="zh-CN"/>
        </w:rPr>
        <w:t>于1994年创制，当时是作为</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HYPERLINK "http://baike.baidu.com/view/196461.htm" \t "http://baike.baidu.com/_blank" </w:instrText>
      </w:r>
      <w:r>
        <w:rPr>
          <w:rFonts w:hint="eastAsia" w:hAnsi="宋体"/>
          <w:color w:val="000000"/>
          <w:sz w:val="24"/>
          <w:szCs w:val="24"/>
          <w:lang w:val="en-US" w:eastAsia="zh-CN"/>
        </w:rPr>
        <w:fldChar w:fldCharType="separate"/>
      </w:r>
      <w:r>
        <w:rPr>
          <w:rFonts w:hint="eastAsia" w:hAnsi="宋体"/>
          <w:color w:val="000000"/>
          <w:sz w:val="24"/>
          <w:szCs w:val="24"/>
          <w:lang w:val="en-US" w:eastAsia="zh-CN"/>
        </w:rPr>
        <w:t>RS232</w:t>
      </w:r>
      <w:r>
        <w:rPr>
          <w:rFonts w:hint="eastAsia" w:hAnsi="宋体"/>
          <w:color w:val="000000"/>
          <w:sz w:val="24"/>
          <w:szCs w:val="24"/>
          <w:lang w:val="en-US" w:eastAsia="zh-CN"/>
        </w:rPr>
        <w:fldChar w:fldCharType="end"/>
      </w:r>
      <w:r>
        <w:rPr>
          <w:rFonts w:hint="eastAsia" w:hAnsi="宋体"/>
          <w:color w:val="000000"/>
          <w:sz w:val="24"/>
          <w:szCs w:val="24"/>
          <w:lang w:val="en-US" w:eastAsia="zh-CN"/>
        </w:rPr>
        <w:t>数据线的替代方案。蓝牙可连接多个设备，克服了数据同步的难题。</w:t>
      </w:r>
    </w:p>
    <w:p>
      <w:pPr>
        <w:spacing w:line="480" w:lineRule="exact"/>
        <w:rPr>
          <w:rFonts w:hint="eastAsia" w:hAnsi="宋体"/>
          <w:b/>
          <w:bCs/>
          <w:color w:val="000000"/>
          <w:sz w:val="24"/>
          <w:szCs w:val="24"/>
          <w:lang w:val="en-US" w:eastAsia="zh-CN"/>
        </w:rPr>
      </w:pPr>
      <w:r>
        <w:rPr>
          <w:rFonts w:hint="eastAsia" w:hAnsi="宋体"/>
          <w:b/>
          <w:bCs/>
          <w:color w:val="000000"/>
          <w:sz w:val="24"/>
          <w:szCs w:val="24"/>
          <w:lang w:val="en-US" w:eastAsia="zh-CN"/>
        </w:rPr>
        <w:t>方案三：采用ZigBee的无线传输方案</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ZigBee 是一种基于标准的远程监控、控制和传感器网络应用技术。为满足人们对支持低数据速率、低功耗、安全性和可靠性，而且经济高效的标准型无线网络解决方案的需求，ZigBee 标准应运而生。核心市场是消费类电子产品、能源管理和效率、医疗保健、家庭自动化、电信服务、楼宇自动化以及工业自动化。围绕ZigBee芯片技术推出的外围电路，称之为“ZigBee模块”，常见的ZigBee模块都是遵循IEEE802.15.4的国际标准，并且运行在2.4GHZ的频段上，另外，欧洲的标准是868MHZ、北美是915MHZ。</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WiFi模块传输的数据量大，功耗较大，蓝牙ble传输的数据量小，功耗低，但是传输的距离近，只有10米左右，ZigBee技术传输的数据量小，但是传输距离较远，有200米左右，而且功耗较低。由于本次项目要求实现开门控制数据的无线传输，数据量较小，功耗要求低，距离要求低，故采用蓝牙通信技术。</w:t>
      </w:r>
    </w:p>
    <w:p>
      <w:pPr>
        <w:spacing w:line="480" w:lineRule="exact"/>
        <w:rPr>
          <w:rFonts w:hint="eastAsia" w:ascii="黑体" w:hAnsi="黑体" w:eastAsia="黑体" w:cs="黑体"/>
          <w:b/>
          <w:bCs/>
          <w:sz w:val="30"/>
          <w:szCs w:val="30"/>
          <w:lang w:val="en-US" w:eastAsia="zh-CN"/>
        </w:rPr>
      </w:pPr>
    </w:p>
    <w:p>
      <w:pPr>
        <w:pStyle w:val="2"/>
        <w:rPr>
          <w:rFonts w:hint="eastAsia"/>
          <w:lang w:val="en-US" w:eastAsia="zh-CN"/>
        </w:rPr>
      </w:pPr>
      <w:bookmarkStart w:id="11" w:name="_Toc25798"/>
      <w:r>
        <w:rPr>
          <w:rFonts w:hint="eastAsia"/>
          <w:lang w:val="en-US" w:eastAsia="zh-CN"/>
        </w:rPr>
        <w:t>三、系统硬设计及实现</w:t>
      </w:r>
      <w:bookmarkEnd w:id="11"/>
    </w:p>
    <w:p>
      <w:pPr>
        <w:pStyle w:val="3"/>
        <w:rPr>
          <w:rFonts w:hint="eastAsia"/>
          <w:lang w:val="en-US" w:eastAsia="zh-CN"/>
        </w:rPr>
      </w:pPr>
      <w:bookmarkStart w:id="12" w:name="_Toc2580"/>
      <w:r>
        <w:rPr>
          <w:rFonts w:hint="eastAsia"/>
          <w:lang w:val="en-US" w:eastAsia="zh-CN"/>
        </w:rPr>
        <w:t>3.1 硬件总体设计</w:t>
      </w:r>
      <w:bookmarkEnd w:id="12"/>
      <w:r>
        <w:rPr>
          <w:rFonts w:hint="eastAsia"/>
          <w:lang w:val="en-US" w:eastAsia="zh-CN"/>
        </w:rPr>
        <w:t xml:space="preserve"> </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本设计分为四大模块，分别为遥控器通信模块、蓝牙HC-05通信模块、STM32主控模块、电磁铁控制模块。系统框图如</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REF _Ref20620 \h </w:instrText>
      </w:r>
      <w:r>
        <w:rPr>
          <w:rFonts w:hint="eastAsia" w:hAnsi="宋体"/>
          <w:color w:val="000000"/>
          <w:sz w:val="24"/>
          <w:szCs w:val="24"/>
          <w:lang w:val="en-US" w:eastAsia="zh-CN"/>
        </w:rPr>
        <w:fldChar w:fldCharType="separate"/>
      </w:r>
      <w:r>
        <w:t>图 2</w:t>
      </w:r>
      <w:r>
        <w:rPr>
          <w:rFonts w:hint="eastAsia" w:hAnsi="宋体"/>
          <w:color w:val="000000"/>
          <w:sz w:val="24"/>
          <w:szCs w:val="24"/>
          <w:lang w:val="en-US" w:eastAsia="zh-CN"/>
        </w:rPr>
        <w:fldChar w:fldCharType="end"/>
      </w:r>
      <w:r>
        <w:rPr>
          <w:rFonts w:hint="eastAsia" w:hAnsi="宋体"/>
          <w:color w:val="000000"/>
          <w:sz w:val="24"/>
          <w:szCs w:val="24"/>
          <w:lang w:val="en-US" w:eastAsia="zh-CN"/>
        </w:rPr>
        <w:t>。</w:t>
      </w:r>
    </w:p>
    <w:p>
      <w:pPr>
        <w:spacing w:line="480" w:lineRule="exact"/>
        <w:ind w:firstLine="480" w:firstLineChars="200"/>
        <w:rPr>
          <w:rFonts w:hint="eastAsia" w:hAnsi="宋体"/>
          <w:color w:val="000000"/>
          <w:sz w:val="24"/>
          <w:szCs w:val="24"/>
          <w:lang w:val="en-US" w:eastAsia="zh-CN"/>
        </w:rPr>
      </w:pPr>
    </w:p>
    <w:p>
      <w:pPr>
        <w:pStyle w:val="5"/>
        <w:spacing w:line="480" w:lineRule="exact"/>
        <w:rPr>
          <w:rFonts w:hint="eastAsia" w:hAnsi="宋体"/>
          <w:color w:val="000000"/>
          <w:sz w:val="24"/>
          <w:szCs w:val="24"/>
          <w:lang w:val="en-US" w:eastAsia="zh-CN"/>
        </w:rPr>
      </w:pPr>
      <w:bookmarkStart w:id="13" w:name="_Ref20620"/>
      <w:r>
        <w:t xml:space="preserve">图 </w:t>
      </w:r>
      <w:r>
        <w:fldChar w:fldCharType="begin"/>
      </w:r>
      <w:r>
        <w:instrText xml:space="preserve"> SEQ 图 \* ARABIC </w:instrText>
      </w:r>
      <w:r>
        <w:fldChar w:fldCharType="separate"/>
      </w:r>
      <w:r>
        <w:t>2</w:t>
      </w:r>
      <w:r>
        <w:fldChar w:fldCharType="end"/>
      </w:r>
      <w:bookmarkEnd w:id="13"/>
      <w:r>
        <w:rPr>
          <w:sz w:val="24"/>
        </w:rPr>
        <mc:AlternateContent>
          <mc:Choice Requires="wpc">
            <w:drawing>
              <wp:anchor distT="0" distB="0" distL="114300" distR="114300" simplePos="0" relativeHeight="251657216" behindDoc="0" locked="0" layoutInCell="1" allowOverlap="1">
                <wp:simplePos x="0" y="0"/>
                <wp:positionH relativeFrom="column">
                  <wp:posOffset>9525</wp:posOffset>
                </wp:positionH>
                <wp:positionV relativeFrom="paragraph">
                  <wp:posOffset>123825</wp:posOffset>
                </wp:positionV>
                <wp:extent cx="5274310" cy="3072130"/>
                <wp:effectExtent l="0" t="0" r="2540" b="0"/>
                <wp:wrapTopAndBottom/>
                <wp:docPr id="20" name="画布 20"/>
                <wp:cNvGraphicFramePr/>
                <a:graphic xmlns:a="http://schemas.openxmlformats.org/drawingml/2006/main">
                  <a:graphicData uri="http://schemas.microsoft.com/office/word/2010/wordprocessingCanvas">
                    <wpc:wpc>
                      <wpc:bg/>
                      <wpc:whole/>
                      <wps:wsp>
                        <wps:cNvPr id="23" name="矩形 23"/>
                        <wps:cNvSpPr/>
                        <wps:spPr>
                          <a:xfrm>
                            <a:off x="1632585" y="102235"/>
                            <a:ext cx="2000250" cy="4857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sz w:val="28"/>
                                  <w:szCs w:val="28"/>
                                  <w:lang w:val="en-US" w:eastAsia="zh-CN"/>
                                </w:rPr>
                              </w:pPr>
                              <w:r>
                                <w:rPr>
                                  <w:rFonts w:hint="eastAsia"/>
                                  <w:b/>
                                  <w:bCs/>
                                  <w:sz w:val="28"/>
                                  <w:szCs w:val="28"/>
                                  <w:lang w:val="en-US" w:eastAsia="zh-CN"/>
                                </w:rPr>
                                <w:t>智能门禁系统硬件系统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25"/>
                        <wps:cNvSpPr/>
                        <wps:spPr>
                          <a:xfrm>
                            <a:off x="2026920" y="941705"/>
                            <a:ext cx="1334135" cy="104711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sz w:val="28"/>
                                  <w:szCs w:val="28"/>
                                  <w:lang w:val="en-US" w:eastAsia="zh-CN"/>
                                </w:rPr>
                              </w:pPr>
                              <w:r>
                                <w:rPr>
                                  <w:rFonts w:hint="eastAsia"/>
                                  <w:b/>
                                  <w:bCs/>
                                  <w:sz w:val="28"/>
                                  <w:szCs w:val="28"/>
                                  <w:lang w:val="en-US" w:eastAsia="zh-CN"/>
                                </w:rPr>
                                <w:t>STM32F407主控模块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31"/>
                        <wps:cNvSpPr/>
                        <wps:spPr>
                          <a:xfrm>
                            <a:off x="3809365" y="1198880"/>
                            <a:ext cx="1409065" cy="5048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sz w:val="28"/>
                                  <w:szCs w:val="28"/>
                                  <w:lang w:val="en-US" w:eastAsia="zh-CN"/>
                                </w:rPr>
                              </w:pPr>
                              <w:r>
                                <w:rPr>
                                  <w:rFonts w:hint="eastAsia"/>
                                  <w:b/>
                                  <w:bCs/>
                                  <w:sz w:val="28"/>
                                  <w:szCs w:val="28"/>
                                  <w:lang w:val="en-US" w:eastAsia="zh-CN"/>
                                </w:rPr>
                                <w:t>蓝牙HC-05模块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227330" y="1141730"/>
                            <a:ext cx="1009015" cy="638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eastAsia" w:eastAsiaTheme="minorEastAsia"/>
                                  <w:b/>
                                  <w:bCs/>
                                  <w:sz w:val="28"/>
                                  <w:szCs w:val="28"/>
                                  <w:lang w:val="en-US" w:eastAsia="zh-CN"/>
                                </w:rPr>
                              </w:pPr>
                              <w:r>
                                <w:rPr>
                                  <w:rFonts w:hint="eastAsia"/>
                                  <w:b/>
                                  <w:bCs/>
                                  <w:sz w:val="28"/>
                                  <w:szCs w:val="28"/>
                                  <w:lang w:val="en-US" w:eastAsia="zh-CN"/>
                                </w:rPr>
                                <w:t>遥控器通信模块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989455" y="2303780"/>
                            <a:ext cx="1409065" cy="638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eastAsia" w:eastAsiaTheme="minorEastAsia"/>
                                  <w:b/>
                                  <w:bCs/>
                                  <w:sz w:val="28"/>
                                  <w:szCs w:val="28"/>
                                  <w:lang w:val="en-US" w:eastAsia="zh-CN"/>
                                </w:rPr>
                              </w:pPr>
                              <w:r>
                                <w:rPr>
                                  <w:rFonts w:hint="eastAsia"/>
                                  <w:b/>
                                  <w:bCs/>
                                  <w:sz w:val="28"/>
                                  <w:szCs w:val="28"/>
                                  <w:lang w:val="en-US" w:eastAsia="zh-CN"/>
                                </w:rPr>
                                <w:t>门锁控制模块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直接箭头连接符 35"/>
                        <wps:cNvCnPr>
                          <a:stCxn id="33" idx="3"/>
                          <a:endCxn id="25" idx="1"/>
                        </wps:cNvCnPr>
                        <wps:spPr>
                          <a:xfrm>
                            <a:off x="1236345" y="1461135"/>
                            <a:ext cx="79057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a:stCxn id="25" idx="3"/>
                          <a:endCxn id="31" idx="1"/>
                        </wps:cNvCnPr>
                        <wps:spPr>
                          <a:xfrm flipV="1">
                            <a:off x="3361055" y="1451610"/>
                            <a:ext cx="44831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a:stCxn id="25" idx="2"/>
                          <a:endCxn id="34" idx="0"/>
                        </wps:cNvCnPr>
                        <wps:spPr>
                          <a:xfrm>
                            <a:off x="2694305" y="1988820"/>
                            <a:ext cx="0" cy="314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圆角矩形 45"/>
                        <wps:cNvSpPr/>
                        <wps:spPr>
                          <a:xfrm>
                            <a:off x="4223385" y="1891030"/>
                            <a:ext cx="495300" cy="1057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b/>
                                  <w:bCs/>
                                  <w:color w:val="0000FF"/>
                                  <w:sz w:val="28"/>
                                  <w:szCs w:val="28"/>
                                  <w:lang w:val="en-US" w:eastAsia="zh-CN"/>
                                </w:rPr>
                                <w:t>手机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矩形 46"/>
                        <wps:cNvSpPr/>
                        <wps:spPr>
                          <a:xfrm>
                            <a:off x="4366260" y="2824480"/>
                            <a:ext cx="180975" cy="7556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4389755" y="1922780"/>
                            <a:ext cx="180975" cy="7620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 name="肘形连接符 48"/>
                        <wps:cNvCnPr>
                          <a:stCxn id="45" idx="1"/>
                          <a:endCxn id="31" idx="2"/>
                        </wps:cNvCnPr>
                        <wps:spPr>
                          <a:xfrm rot="10800000" flipH="1">
                            <a:off x="4223385" y="1703705"/>
                            <a:ext cx="290830" cy="716280"/>
                          </a:xfrm>
                          <a:prstGeom prst="bentConnector4">
                            <a:avLst>
                              <a:gd name="adj1" fmla="val -73580"/>
                              <a:gd name="adj2" fmla="val 8687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肘形连接符 49"/>
                        <wps:cNvCnPr>
                          <a:stCxn id="31" idx="2"/>
                          <a:endCxn id="45" idx="3"/>
                        </wps:cNvCnPr>
                        <wps:spPr>
                          <a:xfrm rot="5400000" flipV="1">
                            <a:off x="4258310" y="1959610"/>
                            <a:ext cx="716280" cy="204470"/>
                          </a:xfrm>
                          <a:prstGeom prst="bentConnector4">
                            <a:avLst>
                              <a:gd name="adj1" fmla="val 13121"/>
                              <a:gd name="adj2" fmla="val 241925"/>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0.75pt;margin-top:9.75pt;height:241.9pt;width:415.3pt;mso-wrap-distance-bottom:0pt;mso-wrap-distance-top:0pt;z-index:251657216;mso-width-relative:page;mso-height-relative:page;" coordsize="5274310,3072130" editas="canvas" o:gfxdata="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">
                <o:lock v:ext="edit" aspectratio="f"/>
                <v:shape id="_x0000_s1026" o:spid="_x0000_s1026" style="position:absolute;left:0;top:0;height:3072130;width:5274310;" filled="f" stroked="f" coordsize="21600,21600" o:gfxdata="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">
                  <v:fill on="f" focussize="0,0"/>
                  <v:stroke on="f"/>
                  <v:imagedata o:title=""/>
                  <o:lock v:ext="edit" aspectratio="f"/>
                </v:shape>
                <v:rect id="_x0000_s1026" o:spid="_x0000_s1026" o:spt="1" style="position:absolute;left:1632585;top:102235;height:485775;width:2000250;v-text-anchor:middle;" fillcolor="#5B9BD5 [3204]" filled="t" stroked="f" coordsize="21600,21600" o:gfxdata="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gDH/PWAAAACAEAAA8AAAAAAAAAAQAgAAAAIgAAAGRycy9kb3ducmV2LnhtbFBLAQIUABQA&#10;AAAIAIdO4kApdjhHZAIAAJUEAAAOAAAAAAAAAAEAIAAAACUBAABkcnMvZTJvRG9jLnhtbFBLBQYA&#10;AAAABgAGAFkBAAD7BQAAAAA=&#10;">
                  <v:fill on="t" focussize="0,0"/>
                  <v:stroke on="f" weight="1pt" miterlimit="8" joinstyle="miter"/>
                  <v:imagedata o:title=""/>
                  <o:lock v:ext="edit" aspectratio="f"/>
                  <v:textbox>
                    <w:txbxContent>
                      <w:p>
                        <w:pPr>
                          <w:jc w:val="center"/>
                          <w:rPr>
                            <w:rFonts w:hint="eastAsia" w:eastAsiaTheme="minorEastAsia"/>
                            <w:b/>
                            <w:bCs/>
                            <w:sz w:val="28"/>
                            <w:szCs w:val="28"/>
                            <w:lang w:val="en-US" w:eastAsia="zh-CN"/>
                          </w:rPr>
                        </w:pPr>
                        <w:r>
                          <w:rPr>
                            <w:rFonts w:hint="eastAsia"/>
                            <w:b/>
                            <w:bCs/>
                            <w:sz w:val="28"/>
                            <w:szCs w:val="28"/>
                            <w:lang w:val="en-US" w:eastAsia="zh-CN"/>
                          </w:rPr>
                          <w:t>智能门禁系统硬件系统</w:t>
                        </w:r>
                      </w:p>
                    </w:txbxContent>
                  </v:textbox>
                </v:rect>
                <v:rect id="_x0000_s1026" o:spid="_x0000_s1026" o:spt="1" style="position:absolute;left:2026920;top:941705;height:1047115;width:1334135;v-text-anchor:middle;" fillcolor="#5B9BD5 [3204]" filled="t" stroked="f" coordsize="21600,21600" o:gfxdata="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gDH/PWAAAACAEAAA8AAAAAAAAAAQAgAAAAIgAAAGRycy9kb3ducmV2LnhtbFBLAQIU&#10;ABQAAAAIAIdO4kBLuHVzZwIAAJYEAAAOAAAAAAAAAAEAIAAAACUBAABkcnMvZTJvRG9jLnhtbFBL&#10;BQYAAAAABgAGAFkBAAD+BQAAAAA=&#10;">
                  <v:fill on="t" focussize="0,0"/>
                  <v:stroke on="f" weight="1pt" miterlimit="8" joinstyle="miter"/>
                  <v:imagedata o:title=""/>
                  <o:lock v:ext="edit" aspectratio="f"/>
                  <v:textbox>
                    <w:txbxContent>
                      <w:p>
                        <w:pPr>
                          <w:jc w:val="center"/>
                          <w:rPr>
                            <w:rFonts w:hint="eastAsia" w:eastAsiaTheme="minorEastAsia"/>
                            <w:b/>
                            <w:bCs/>
                            <w:sz w:val="28"/>
                            <w:szCs w:val="28"/>
                            <w:lang w:val="en-US" w:eastAsia="zh-CN"/>
                          </w:rPr>
                        </w:pPr>
                        <w:r>
                          <w:rPr>
                            <w:rFonts w:hint="eastAsia"/>
                            <w:b/>
                            <w:bCs/>
                            <w:sz w:val="28"/>
                            <w:szCs w:val="28"/>
                            <w:lang w:val="en-US" w:eastAsia="zh-CN"/>
                          </w:rPr>
                          <w:t>STM32F407主控模块</w:t>
                        </w:r>
                      </w:p>
                    </w:txbxContent>
                  </v:textbox>
                </v:rect>
                <v:rect id="_x0000_s1026" o:spid="_x0000_s1026" o:spt="1" style="position:absolute;left:3809365;top:1198880;height:504825;width:1409065;v-text-anchor:middle;" fillcolor="#5B9BD5 [3204]" filled="t" stroked="f" coordsize="21600,21600" o:gfxdata="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gDH/PWAAAACAEAAA8AAAAAAAAAAQAgAAAAIgAAAGRycy9kb3ducmV2LnhtbFBLAQIUABQA&#10;AAAIAIdO4kBs8oeGZAIAAJYEAAAOAAAAAAAAAAEAIAAAACUBAABkcnMvZTJvRG9jLnhtbFBLBQYA&#10;AAAABgAGAFkBAAD7BQAAAAA=&#10;">
                  <v:fill on="t" focussize="0,0"/>
                  <v:stroke on="f" weight="1pt" miterlimit="8" joinstyle="miter"/>
                  <v:imagedata o:title=""/>
                  <o:lock v:ext="edit" aspectratio="f"/>
                  <v:textbox>
                    <w:txbxContent>
                      <w:p>
                        <w:pPr>
                          <w:jc w:val="center"/>
                          <w:rPr>
                            <w:rFonts w:hint="eastAsia" w:eastAsiaTheme="minorEastAsia"/>
                            <w:b/>
                            <w:bCs/>
                            <w:sz w:val="28"/>
                            <w:szCs w:val="28"/>
                            <w:lang w:val="en-US" w:eastAsia="zh-CN"/>
                          </w:rPr>
                        </w:pPr>
                        <w:r>
                          <w:rPr>
                            <w:rFonts w:hint="eastAsia"/>
                            <w:b/>
                            <w:bCs/>
                            <w:sz w:val="28"/>
                            <w:szCs w:val="28"/>
                            <w:lang w:val="en-US" w:eastAsia="zh-CN"/>
                          </w:rPr>
                          <w:t>蓝牙HC-05模块</w:t>
                        </w:r>
                      </w:p>
                    </w:txbxContent>
                  </v:textbox>
                </v:rect>
                <v:rect id="_x0000_s1026" o:spid="_x0000_s1026" o:spt="1" style="position:absolute;left:227330;top:1141730;height:638175;width:1009015;v-text-anchor:middle;" fillcolor="#5B9BD5 [3204]" filled="t" stroked="f" coordsize="21600,21600" o:gfxdata="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AMf89YAAAAIAQAADwAAAAAAAAABACAAAAAiAAAAZHJzL2Rvd25yZXYueG1sUEsBAhQAFAAA&#10;AAgAh07iQBA1oJFjAgAAlQQAAA4AAAAAAAAAAQAgAAAAJQEAAGRycy9lMm9Eb2MueG1sUEsFBgAA&#10;AAAGAAYAWQEAAPoFAAAAAA==&#10;">
                  <v:fill on="t" focussize="0,0"/>
                  <v:stroke on="f" weight="1pt"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eastAsia" w:eastAsiaTheme="minorEastAsia"/>
                            <w:b/>
                            <w:bCs/>
                            <w:sz w:val="28"/>
                            <w:szCs w:val="28"/>
                            <w:lang w:val="en-US" w:eastAsia="zh-CN"/>
                          </w:rPr>
                        </w:pPr>
                        <w:r>
                          <w:rPr>
                            <w:rFonts w:hint="eastAsia"/>
                            <w:b/>
                            <w:bCs/>
                            <w:sz w:val="28"/>
                            <w:szCs w:val="28"/>
                            <w:lang w:val="en-US" w:eastAsia="zh-CN"/>
                          </w:rPr>
                          <w:t>遥控器通信模块</w:t>
                        </w:r>
                      </w:p>
                    </w:txbxContent>
                  </v:textbox>
                </v:rect>
                <v:rect id="_x0000_s1026" o:spid="_x0000_s1026" o:spt="1" style="position:absolute;left:1989455;top:2303780;height:638175;width:1409065;v-text-anchor:middle;" fillcolor="#5B9BD5 [3204]" filled="t" stroked="f" coordsize="21600,21600" o:gfxdata="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YAx/z1gAAAAgBAAAPAAAAAAAAAAEAIAAAACIAAABkcnMvZG93bnJldi54bWxQSwECFAAU&#10;AAAACACHTuJAIZkFYWUCAACWBAAADgAAAAAAAAABACAAAAAlAQAAZHJzL2Uyb0RvYy54bWxQSwUG&#10;AAAAAAYABgBZAQAA/AUAAAAA&#10;">
                  <v:fill on="t" focussize="0,0"/>
                  <v:stroke on="f" weight="1pt"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eastAsia" w:eastAsiaTheme="minorEastAsia"/>
                            <w:b/>
                            <w:bCs/>
                            <w:sz w:val="28"/>
                            <w:szCs w:val="28"/>
                            <w:lang w:val="en-US" w:eastAsia="zh-CN"/>
                          </w:rPr>
                        </w:pPr>
                        <w:r>
                          <w:rPr>
                            <w:rFonts w:hint="eastAsia"/>
                            <w:b/>
                            <w:bCs/>
                            <w:sz w:val="28"/>
                            <w:szCs w:val="28"/>
                            <w:lang w:val="en-US" w:eastAsia="zh-CN"/>
                          </w:rPr>
                          <w:t>门锁控制模块</w:t>
                        </w:r>
                      </w:p>
                    </w:txbxContent>
                  </v:textbox>
                </v:rect>
                <v:shape id="_x0000_s1026" o:spid="_x0000_s1026" o:spt="32" type="#_x0000_t32" style="position:absolute;left:1236345;top:1461135;height:4445;width:790575;" filled="f" stroked="t" coordsize="21600,21600" o:gfxdata="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zRC4rVAAAACAEAAA8AAAAAAAAA&#10;AQAgAAAAIgAAAGRycy9kb3ducmV2LnhtbFBLAQIUABQAAAAIAIdO4kBKKdk9FAIAAOIDAAAOAAAA&#10;AAAAAAEAIAAAACQBAABkcnMvZTJvRG9jLnhtbFBLBQYAAAAABgAGAFkBAACqBQAAAAA=&#10;">
                  <v:fill on="f" focussize="0,0"/>
                  <v:stroke weight="0.5pt" color="#5B9BD5 [3204]" miterlimit="8" joinstyle="miter" endarrow="open"/>
                  <v:imagedata o:title=""/>
                  <o:lock v:ext="edit" aspectratio="f"/>
                </v:shape>
                <v:shape id="_x0000_s1026" o:spid="_x0000_s1026" o:spt="32" type="#_x0000_t32" style="position:absolute;left:3361055;top:1451610;flip:y;height:13970;width:448310;" filled="f" stroked="t" coordsize="21600,21600" o:gfxdata="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VW&#10;L/jXAAAACAEAAA8AAAAAAAAAAQAgAAAAIgAAAGRycy9kb3ducmV2LnhtbFBLAQIUABQAAAAIAIdO&#10;4kCs2N8YJAIAAAYEAAAOAAAAAAAAAAEAIAAAACYBAABkcnMvZTJvRG9jLnhtbFBLBQYAAAAABgAG&#10;AFkBAAC8BQAAAAA=&#10;">
                  <v:fill on="f" focussize="0,0"/>
                  <v:stroke weight="0.5pt" color="#5B9BD5 [3204]" miterlimit="8" joinstyle="miter" startarrow="open" endarrow="open"/>
                  <v:imagedata o:title=""/>
                  <o:lock v:ext="edit" aspectratio="f"/>
                </v:shape>
                <v:shape id="_x0000_s1026" o:spid="_x0000_s1026" o:spt="32" type="#_x0000_t32" style="position:absolute;left:2694305;top:1988820;height:314960;width:0;" filled="f" stroked="t" coordsize="21600,21600" o:gfxdata="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s0QuK1QAAAAgBAAAPAAAAAAAA&#10;AAEAIAAAACIAAABkcnMvZG93bnJldi54bWxQSwECFAAUAAAACACHTuJAOuRkiRUCAADfAwAADgAA&#10;AAAAAAABACAAAAAkAQAAZHJzL2Uyb0RvYy54bWxQSwUGAAAAAAYABgBZAQAAqwUAAAAA&#10;">
                  <v:fill on="f" focussize="0,0"/>
                  <v:stroke weight="0.5pt" color="#5B9BD5 [3204]" miterlimit="8" joinstyle="miter" endarrow="open"/>
                  <v:imagedata o:title=""/>
                  <o:lock v:ext="edit" aspectratio="f"/>
                </v:shape>
                <v:roundrect id="_x0000_s1026" o:spid="_x0000_s1026" o:spt="2" style="position:absolute;left:4223385;top:1891030;height:1057275;width:495300;v-text-anchor:middle;" fillcolor="#F2F2F2 [3052]" filled="t" stroked="t" coordsize="21600,21600" arcsize="0.166666666666667" o:gfxdata="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IQ0/u7XAAAACAEAAA8AAAAA&#10;AAAAAQAgAAAAIgAAAGRycy9kb3ducmV2LnhtbFBLAQIUABQAAAAIAIdO4kCrOc5AhwIAAOwEAAAO&#10;AAAAAAAAAAEAIAAAACYBAABkcnMvZTJvRG9jLnhtbFBLBQYAAAAABgAGAFkBAAAfBg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b/>
                            <w:bCs/>
                            <w:color w:val="0000FF"/>
                            <w:sz w:val="28"/>
                            <w:szCs w:val="28"/>
                            <w:lang w:val="en-US" w:eastAsia="zh-CN"/>
                          </w:rPr>
                          <w:t>手机</w:t>
                        </w:r>
                      </w:p>
                    </w:txbxContent>
                  </v:textbox>
                </v:roundrect>
                <v:rect id="_x0000_s1026" o:spid="_x0000_s1026" o:spt="1" style="position:absolute;left:4366260;top:2824480;height:75565;width:180975;v-text-anchor:middle;" fillcolor="#000000 [3200]" filled="t" stroked="t" coordsize="21600,21600" o:gfxdata="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LY5pV1wAAAAgBAAAPAAAAAAAAAAEAIAAAACIAAABkcnMvZG93bnJldi54bWxQ&#10;SwECFAAUAAAACACHTuJA+8jE22oCAADTBAAADgAAAAAAAAABACAAAAAmAQAAZHJzL2Uyb0RvYy54&#10;bWxQSwUGAAAAAAYABgBZAQAAAgYAAAAA&#10;">
                  <v:fill on="t" focussize="0,0"/>
                  <v:stroke weight="1pt" color="#000000 [3200]" miterlimit="8" joinstyle="miter"/>
                  <v:imagedata o:title=""/>
                  <o:lock v:ext="edit" aspectratio="f"/>
                </v:rect>
                <v:rect id="_x0000_s1026" o:spid="_x0000_s1026" o:spt="1" style="position:absolute;left:4389755;top:1922780;height:76200;width:180975;v-text-anchor:middle;" fillcolor="#FFFFFF [3212]" filled="t" stroked="t" coordsize="21600,21600" o:gfxdata="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NEM6tQAAAAIAQAADwAAAAAAAAABACAAAAAiAAAAZHJzL2Rvd25yZXYueG1sUEsB&#10;AhQAFAAAAAgAh07iQEVwKFBrAgAA0wQAAA4AAAAAAAAAAQAgAAAAIwEAAGRycy9lMm9Eb2MueG1s&#10;UEsFBgAAAAAGAAYAWQEAAAAGAAAAAA==&#10;">
                  <v:fill on="t" focussize="0,0"/>
                  <v:stroke weight="1pt" color="#000000 [3200]" miterlimit="8" joinstyle="miter"/>
                  <v:imagedata o:title=""/>
                  <o:lock v:ext="edit" aspectratio="f"/>
                </v:rect>
                <v:shape id="_x0000_s1026" o:spid="_x0000_s1026" o:spt="35" type="#_x0000_t35" style="position:absolute;left:4223385;top:1703705;flip:x;height:716280;width:290830;rotation:11796480f;" filled="f" stroked="t" coordsize="21600,21600" o:gfxdata="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RDVE9YAAAAIAQAADwAAAAAAAAABACAAAAAi&#10;AAAAZHJzL2Rvd25yZXYueG1sUEsBAhQAFAAAAAgAh07iQI100CpFAgAARQQAAA4AAAAAAAAAAQAg&#10;AAAAJQEAAGRycy9lMm9Eb2MueG1sUEsFBgAAAAAGAAYAWQEAANwFAAAAAA==&#10;" adj="-15893,18766">
                  <v:fill on="f" focussize="0,0"/>
                  <v:stroke weight="0.5pt" color="#5B9BD5 [3204]" miterlimit="8" joinstyle="miter" endarrow="open"/>
                  <v:imagedata o:title=""/>
                  <o:lock v:ext="edit" aspectratio="f"/>
                </v:shape>
                <v:shape id="_x0000_s1026" o:spid="_x0000_s1026" o:spt="35" type="#_x0000_t35" style="position:absolute;left:4258310;top:1959610;flip:y;height:204470;width:716280;rotation:-5898240f;" filled="f" stroked="t" coordsize="21600,21600" o:gfxdata="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uaBOI1gAAAAgBAAAPAAAAAAAAAAEAIAAAACIA&#10;AABkcnMvZG93bnJldi54bWxQSwECFAAUAAAACACHTuJAolcEP0QCAABEBAAADgAAAAAAAAABACAA&#10;AAAlAQAAZHJzL2Uyb0RvYy54bWxQSwUGAAAAAAYABgBZAQAA2wUAAAAA&#10;" adj="2834,52256">
                  <v:fill on="f" focussize="0,0"/>
                  <v:stroke weight="0.5pt" color="#5B9BD5 [3204]" miterlimit="8" joinstyle="miter" endarrow="open"/>
                  <v:imagedata o:title=""/>
                  <o:lock v:ext="edit" aspectratio="f"/>
                </v:shape>
                <w10:wrap type="topAndBottom"/>
              </v:group>
            </w:pict>
          </mc:Fallback>
        </mc:AlternateContent>
      </w:r>
      <w:r>
        <w:rPr>
          <w:rFonts w:hint="eastAsia"/>
          <w:lang w:val="en-US" w:eastAsia="zh-CN"/>
        </w:rPr>
        <w:t xml:space="preserve"> 智能门禁系统硬件系统</w:t>
      </w:r>
    </w:p>
    <w:p>
      <w:pPr>
        <w:spacing w:line="480" w:lineRule="exact"/>
        <w:rPr>
          <w:rFonts w:hint="eastAsia"/>
          <w:lang w:val="en-US" w:eastAsia="zh-CN"/>
        </w:rPr>
      </w:pPr>
      <w:r>
        <w:rPr>
          <w:rFonts w:hint="eastAsia" w:hAnsi="宋体"/>
          <w:color w:val="000000"/>
          <w:sz w:val="24"/>
          <w:szCs w:val="24"/>
          <w:lang w:val="en-US" w:eastAsia="zh-CN"/>
        </w:rPr>
        <w:t xml:space="preserve">    使用者通过手机或者遥控器控制开门或关门，控制信息通过蓝牙或者遥控模块发送给STM32，STM32根据接收到的信息作出相应处理。</w:t>
      </w:r>
    </w:p>
    <w:p>
      <w:pPr>
        <w:rPr>
          <w:rFonts w:hint="eastAsia"/>
          <w:lang w:val="en-US" w:eastAsia="zh-CN"/>
        </w:rPr>
      </w:pPr>
    </w:p>
    <w:p>
      <w:pPr>
        <w:pStyle w:val="3"/>
        <w:rPr>
          <w:rFonts w:hint="eastAsia"/>
          <w:lang w:val="en-US" w:eastAsia="zh-CN"/>
        </w:rPr>
      </w:pPr>
      <w:bookmarkStart w:id="14" w:name="_Toc11752"/>
      <w:r>
        <w:rPr>
          <w:rFonts w:hint="eastAsia"/>
          <w:lang w:val="en-US" w:eastAsia="zh-CN"/>
        </w:rPr>
        <w:t>3.2 STM32F407模块硬件设计</w:t>
      </w:r>
      <w:bookmarkEnd w:id="14"/>
    </w:p>
    <w:p>
      <w:pPr>
        <w:pStyle w:val="4"/>
        <w:rPr>
          <w:rFonts w:hint="eastAsia"/>
          <w:lang w:val="en-US" w:eastAsia="zh-CN"/>
        </w:rPr>
      </w:pPr>
      <w:bookmarkStart w:id="15" w:name="_Toc22558"/>
      <w:r>
        <w:rPr>
          <w:rFonts w:hint="eastAsia"/>
          <w:lang w:val="en-US" w:eastAsia="zh-CN"/>
        </w:rPr>
        <w:t>3.2.1 STM32F407简介</w:t>
      </w:r>
      <w:bookmarkEnd w:id="15"/>
    </w:p>
    <w:p>
      <w:pPr>
        <w:spacing w:line="480" w:lineRule="exact"/>
        <w:ind w:firstLine="420" w:firstLineChars="0"/>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STM32F407系列面向需要在小至10 x 10 mm的封装内实现高集成度、高性能、嵌入式存储器和外设的医疗、工业与消费类应用。</w:t>
      </w:r>
    </w:p>
    <w:p>
      <w:pPr>
        <w:spacing w:line="480" w:lineRule="exact"/>
        <w:ind w:firstLine="420" w:firstLineChars="0"/>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STM32F407提供了工作频率为168 MHz的Cortex™-M4内核（具有浮点单元）的性能。</w:t>
      </w:r>
    </w:p>
    <w:p>
      <w:pPr>
        <w:spacing w:line="480" w:lineRule="exact"/>
        <w:ind w:firstLine="420" w:firstLineChars="0"/>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性能：在168 MHz频率下，从Flash存储器执行时，STM32F407能够提供210 DMIPS/566 CoreMark性能，并且利用意法半导体的ART加速器实现了FLASH零等待状态。DSP指令和浮点单元扩大了产品的应用范围。</w:t>
      </w:r>
    </w:p>
    <w:p>
      <w:pPr>
        <w:spacing w:line="480" w:lineRule="exact"/>
        <w:ind w:firstLine="420" w:firstLineChars="0"/>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功效：该系列产品采用意法半导体90 nm工艺和ART加速器，具有动态功耗调整功能，能够在运行模式下和从Flash存储器执行时实现低至238 µA/MHz的电流消耗（@ 168 MHz）。</w:t>
      </w:r>
    </w:p>
    <w:p>
      <w:pPr>
        <w:spacing w:line="480" w:lineRule="exact"/>
        <w:ind w:firstLine="420" w:firstLineChars="0"/>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丰富的连接功能：出色的创新型外设：与STM32F4x5系列相比，STM32F407产品还具有符合IEEE 1588 v2标准要求的以太网MAC10/100和能够连接CMOS照相机传感器的8~14位并行照相机接口。可以利用支持Compact Flash、SRAM、PSRAM、NOR和NAND存储器的灵活静态存储器控制器轻松扩展存储容量。</w:t>
      </w:r>
    </w:p>
    <w:p>
      <w:pPr>
        <w:pStyle w:val="4"/>
        <w:rPr>
          <w:rFonts w:hint="eastAsia"/>
          <w:lang w:val="en-US" w:eastAsia="zh-CN"/>
        </w:rPr>
      </w:pPr>
      <w:bookmarkStart w:id="16" w:name="_Toc26007"/>
      <w:r>
        <w:rPr>
          <w:rFonts w:hint="eastAsia"/>
          <w:lang w:val="en-US" w:eastAsia="zh-CN"/>
        </w:rPr>
        <w:t>3.2.2 STM32F407硬件设计图</w:t>
      </w:r>
      <w:bookmarkEnd w:id="16"/>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ascii="Times New Roman" w:hAnsi="Times New Roman" w:cs="Times New Roman"/>
          <w:snapToGrid w:val="0"/>
          <w:spacing w:val="0"/>
          <w:kern w:val="0"/>
          <w:sz w:val="24"/>
          <w:szCs w:val="24"/>
        </w:rPr>
      </w:pPr>
      <w:r>
        <w:rPr>
          <w:rFonts w:ascii="Times New Roman" w:hAnsi="Times New Roman" w:cs="Times New Roman"/>
          <w:snapToGrid w:val="0"/>
          <w:spacing w:val="0"/>
          <w:kern w:val="0"/>
          <w:sz w:val="24"/>
          <w:szCs w:val="24"/>
        </w:rPr>
        <w:t>STM32</w:t>
      </w:r>
      <w:r>
        <w:rPr>
          <w:rFonts w:ascii="Times New Roman" w:cs="Times New Roman"/>
          <w:snapToGrid w:val="0"/>
          <w:spacing w:val="0"/>
          <w:kern w:val="0"/>
          <w:sz w:val="24"/>
          <w:szCs w:val="24"/>
        </w:rPr>
        <w:t>单片机的最小系统包括：电源电路，复位电路，时钟电路，</w:t>
      </w:r>
      <w:r>
        <w:rPr>
          <w:rFonts w:ascii="Times New Roman" w:hAnsi="Times New Roman" w:cs="Times New Roman"/>
          <w:snapToGrid w:val="0"/>
          <w:spacing w:val="0"/>
          <w:kern w:val="0"/>
          <w:sz w:val="24"/>
          <w:szCs w:val="24"/>
        </w:rPr>
        <w:t>BOOT</w:t>
      </w:r>
      <w:r>
        <w:rPr>
          <w:rFonts w:ascii="Times New Roman" w:cs="Times New Roman"/>
          <w:snapToGrid w:val="0"/>
          <w:spacing w:val="0"/>
          <w:kern w:val="0"/>
          <w:sz w:val="24"/>
          <w:szCs w:val="24"/>
        </w:rPr>
        <w:t>电路，</w:t>
      </w:r>
      <w:r>
        <w:rPr>
          <w:rFonts w:ascii="Times New Roman" w:hAnsi="Times New Roman" w:cs="Times New Roman"/>
          <w:snapToGrid w:val="0"/>
          <w:spacing w:val="0"/>
          <w:kern w:val="0"/>
          <w:sz w:val="24"/>
          <w:szCs w:val="24"/>
        </w:rPr>
        <w:t>SWD</w:t>
      </w:r>
      <w:r>
        <w:rPr>
          <w:rFonts w:ascii="Times New Roman" w:cs="Times New Roman"/>
          <w:snapToGrid w:val="0"/>
          <w:spacing w:val="0"/>
          <w:kern w:val="0"/>
          <w:sz w:val="24"/>
          <w:szCs w:val="24"/>
        </w:rPr>
        <w:t>调试电路。</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hint="eastAsia" w:ascii="Times New Roman" w:hAnsi="Times New Roman" w:cs="Times New Roman"/>
          <w:bCs/>
          <w:snapToGrid w:val="0"/>
          <w:spacing w:val="0"/>
          <w:kern w:val="0"/>
          <w:sz w:val="24"/>
          <w:szCs w:val="24"/>
        </w:rPr>
      </w:pPr>
      <w:r>
        <w:rPr>
          <w:rFonts w:hint="eastAsia"/>
          <w:bCs/>
          <w:snapToGrid w:val="0"/>
          <w:spacing w:val="0"/>
          <w:kern w:val="0"/>
          <w:sz w:val="24"/>
          <w:szCs w:val="24"/>
        </w:rPr>
        <w:t>①</w:t>
      </w:r>
      <w:r>
        <w:rPr>
          <w:rFonts w:ascii="Times New Roman" w:hAnsi="Times New Roman" w:cs="Times New Roman"/>
          <w:bCs/>
          <w:snapToGrid w:val="0"/>
          <w:spacing w:val="0"/>
          <w:kern w:val="0"/>
          <w:sz w:val="24"/>
          <w:szCs w:val="24"/>
        </w:rPr>
        <w:t>STM32</w:t>
      </w:r>
      <w:r>
        <w:rPr>
          <w:rFonts w:ascii="Times New Roman" w:cs="Times New Roman"/>
          <w:bCs/>
          <w:snapToGrid w:val="0"/>
          <w:spacing w:val="0"/>
          <w:kern w:val="0"/>
          <w:sz w:val="24"/>
          <w:szCs w:val="24"/>
        </w:rPr>
        <w:t>电源电路</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ascii="Times New Roman" w:cs="Times New Roman"/>
          <w:snapToGrid w:val="0"/>
          <w:spacing w:val="0"/>
          <w:kern w:val="0"/>
          <w:sz w:val="24"/>
          <w:szCs w:val="24"/>
        </w:rPr>
      </w:pPr>
      <w:r>
        <w:rPr>
          <w:rFonts w:ascii="Times New Roman" w:cs="Times New Roman"/>
          <w:snapToGrid w:val="0"/>
          <w:spacing w:val="0"/>
          <w:kern w:val="0"/>
          <w:sz w:val="24"/>
          <w:szCs w:val="24"/>
        </w:rPr>
        <w:t>由于</w:t>
      </w:r>
      <w:r>
        <w:rPr>
          <w:rFonts w:hint="eastAsia" w:ascii="Times New Roman" w:cs="Times New Roman"/>
          <w:snapToGrid w:val="0"/>
          <w:spacing w:val="0"/>
          <w:kern w:val="0"/>
          <w:sz w:val="24"/>
          <w:szCs w:val="24"/>
        </w:rPr>
        <w:t>系统</w:t>
      </w:r>
      <w:r>
        <w:rPr>
          <w:rFonts w:ascii="Times New Roman" w:cs="Times New Roman"/>
          <w:snapToGrid w:val="0"/>
          <w:spacing w:val="0"/>
          <w:kern w:val="0"/>
          <w:sz w:val="24"/>
          <w:szCs w:val="24"/>
        </w:rPr>
        <w:t>中采用的是单电源设计，模拟电源和数字电源用相同的电源</w:t>
      </w:r>
      <w:r>
        <w:rPr>
          <w:rFonts w:hint="eastAsia" w:ascii="Times New Roman" w:cs="Times New Roman"/>
          <w:snapToGrid w:val="0"/>
          <w:spacing w:val="0"/>
          <w:kern w:val="0"/>
          <w:sz w:val="24"/>
          <w:szCs w:val="24"/>
        </w:rPr>
        <w:t>会</w:t>
      </w:r>
      <w:r>
        <w:rPr>
          <w:rFonts w:ascii="Times New Roman" w:cs="Times New Roman"/>
          <w:snapToGrid w:val="0"/>
          <w:spacing w:val="0"/>
          <w:kern w:val="0"/>
          <w:sz w:val="24"/>
          <w:szCs w:val="24"/>
        </w:rPr>
        <w:t>相互干扰，因此在设计中必须要采用模拟电源和数字电源隔离的做法</w:t>
      </w:r>
      <w:r>
        <w:rPr>
          <w:rFonts w:hint="eastAsia" w:ascii="Times New Roman" w:cs="Times New Roman"/>
          <w:snapToGrid w:val="0"/>
          <w:spacing w:val="0"/>
          <w:kern w:val="0"/>
          <w:sz w:val="24"/>
          <w:szCs w:val="24"/>
        </w:rPr>
        <w:t>。</w:t>
      </w:r>
      <w:r>
        <w:rPr>
          <w:rFonts w:ascii="Times New Roman" w:hAnsi="Times New Roman" w:cs="Times New Roman"/>
          <w:snapToGrid w:val="0"/>
          <w:spacing w:val="0"/>
          <w:kern w:val="0"/>
          <w:sz w:val="24"/>
          <w:szCs w:val="24"/>
        </w:rPr>
        <w:t>STM32</w:t>
      </w:r>
      <w:r>
        <w:rPr>
          <w:rFonts w:ascii="Times New Roman" w:cs="Times New Roman"/>
          <w:snapToGrid w:val="0"/>
          <w:spacing w:val="0"/>
          <w:kern w:val="0"/>
          <w:sz w:val="24"/>
          <w:szCs w:val="24"/>
        </w:rPr>
        <w:t>电源电路分为数字电源部分和模拟电源部分，其中数字电源部分主要是提供电源给</w:t>
      </w:r>
      <w:r>
        <w:rPr>
          <w:rFonts w:ascii="Times New Roman" w:hAnsi="Times New Roman" w:cs="Times New Roman"/>
          <w:snapToGrid w:val="0"/>
          <w:spacing w:val="0"/>
          <w:kern w:val="0"/>
          <w:sz w:val="24"/>
          <w:szCs w:val="24"/>
        </w:rPr>
        <w:t>STM32</w:t>
      </w:r>
      <w:r>
        <w:rPr>
          <w:rFonts w:ascii="Times New Roman" w:cs="Times New Roman"/>
          <w:snapToGrid w:val="0"/>
          <w:spacing w:val="0"/>
          <w:kern w:val="0"/>
          <w:sz w:val="24"/>
          <w:szCs w:val="24"/>
        </w:rPr>
        <w:t>内部数字外设如</w:t>
      </w:r>
      <w:r>
        <w:rPr>
          <w:rFonts w:ascii="Times New Roman" w:hAnsi="Times New Roman" w:cs="Times New Roman"/>
          <w:snapToGrid w:val="0"/>
          <w:spacing w:val="0"/>
          <w:kern w:val="0"/>
          <w:sz w:val="24"/>
          <w:szCs w:val="24"/>
        </w:rPr>
        <w:t>IO</w:t>
      </w:r>
      <w:r>
        <w:rPr>
          <w:rFonts w:ascii="Times New Roman" w:cs="Times New Roman"/>
          <w:snapToGrid w:val="0"/>
          <w:spacing w:val="0"/>
          <w:kern w:val="0"/>
          <w:sz w:val="24"/>
          <w:szCs w:val="24"/>
        </w:rPr>
        <w:t>口，</w:t>
      </w:r>
      <w:r>
        <w:rPr>
          <w:rFonts w:ascii="Times New Roman" w:hAnsi="Times New Roman" w:cs="Times New Roman"/>
          <w:snapToGrid w:val="0"/>
          <w:spacing w:val="0"/>
          <w:kern w:val="0"/>
          <w:sz w:val="24"/>
          <w:szCs w:val="24"/>
        </w:rPr>
        <w:t>SPI</w:t>
      </w:r>
      <w:r>
        <w:rPr>
          <w:rFonts w:ascii="Times New Roman" w:cs="Times New Roman"/>
          <w:snapToGrid w:val="0"/>
          <w:spacing w:val="0"/>
          <w:kern w:val="0"/>
          <w:sz w:val="24"/>
          <w:szCs w:val="24"/>
        </w:rPr>
        <w:t>等外设，而模拟电源主要是提供电源给</w:t>
      </w:r>
      <w:r>
        <w:rPr>
          <w:rFonts w:ascii="Times New Roman" w:hAnsi="Times New Roman" w:cs="Times New Roman"/>
          <w:snapToGrid w:val="0"/>
          <w:spacing w:val="0"/>
          <w:kern w:val="0"/>
          <w:sz w:val="24"/>
          <w:szCs w:val="24"/>
        </w:rPr>
        <w:t>STM32</w:t>
      </w:r>
      <w:r>
        <w:rPr>
          <w:rFonts w:ascii="Times New Roman" w:cs="Times New Roman"/>
          <w:snapToGrid w:val="0"/>
          <w:spacing w:val="0"/>
          <w:kern w:val="0"/>
          <w:sz w:val="24"/>
          <w:szCs w:val="24"/>
        </w:rPr>
        <w:t>内部模拟外设如</w:t>
      </w:r>
      <w:r>
        <w:rPr>
          <w:rFonts w:ascii="Times New Roman" w:hAnsi="Times New Roman" w:cs="Times New Roman"/>
          <w:snapToGrid w:val="0"/>
          <w:spacing w:val="0"/>
          <w:kern w:val="0"/>
          <w:sz w:val="24"/>
          <w:szCs w:val="24"/>
        </w:rPr>
        <w:t>ADC</w:t>
      </w:r>
      <w:r>
        <w:rPr>
          <w:rFonts w:hint="eastAsia" w:ascii="Times New Roman" w:cs="Times New Roman"/>
          <w:snapToGrid w:val="0"/>
          <w:spacing w:val="0"/>
          <w:kern w:val="0"/>
          <w:sz w:val="24"/>
          <w:szCs w:val="24"/>
        </w:rPr>
        <w:t>，系统中</w:t>
      </w:r>
      <w:r>
        <w:rPr>
          <w:rFonts w:ascii="Times New Roman" w:cs="Times New Roman"/>
          <w:snapToGrid w:val="0"/>
          <w:spacing w:val="0"/>
          <w:kern w:val="0"/>
          <w:sz w:val="24"/>
          <w:szCs w:val="24"/>
        </w:rPr>
        <w:t>利用电感隔离</w:t>
      </w:r>
      <w:r>
        <w:rPr>
          <w:rFonts w:hint="eastAsia" w:ascii="Times New Roman" w:cs="Times New Roman"/>
          <w:snapToGrid w:val="0"/>
          <w:spacing w:val="0"/>
          <w:kern w:val="0"/>
          <w:sz w:val="24"/>
          <w:szCs w:val="24"/>
        </w:rPr>
        <w:t>数字电源与模拟电源，如</w:t>
      </w:r>
      <w:r>
        <w:rPr>
          <w:rFonts w:hint="eastAsia" w:ascii="Times New Roman" w:cs="Times New Roman"/>
          <w:snapToGrid w:val="0"/>
          <w:spacing w:val="0"/>
          <w:kern w:val="0"/>
          <w:sz w:val="24"/>
          <w:szCs w:val="24"/>
          <w:lang w:eastAsia="zh-CN"/>
        </w:rPr>
        <w:fldChar w:fldCharType="begin"/>
      </w:r>
      <w:r>
        <w:rPr>
          <w:rFonts w:hint="eastAsia" w:ascii="Times New Roman" w:cs="Times New Roman"/>
          <w:snapToGrid w:val="0"/>
          <w:spacing w:val="0"/>
          <w:kern w:val="0"/>
          <w:sz w:val="24"/>
          <w:szCs w:val="24"/>
          <w:lang w:eastAsia="zh-CN"/>
        </w:rPr>
        <w:instrText xml:space="preserve"> REF _Ref24180 \h </w:instrText>
      </w:r>
      <w:r>
        <w:rPr>
          <w:rFonts w:hint="eastAsia" w:ascii="Times New Roman" w:cs="Times New Roman"/>
          <w:snapToGrid w:val="0"/>
          <w:spacing w:val="0"/>
          <w:kern w:val="0"/>
          <w:sz w:val="24"/>
          <w:szCs w:val="24"/>
          <w:lang w:eastAsia="zh-CN"/>
        </w:rPr>
        <w:fldChar w:fldCharType="separate"/>
      </w:r>
      <w:r>
        <w:t>图 3</w:t>
      </w:r>
      <w:r>
        <w:rPr>
          <w:rFonts w:hint="eastAsia" w:ascii="Times New Roman" w:cs="Times New Roman"/>
          <w:snapToGrid w:val="0"/>
          <w:spacing w:val="0"/>
          <w:kern w:val="0"/>
          <w:sz w:val="24"/>
          <w:szCs w:val="24"/>
          <w:lang w:eastAsia="zh-CN"/>
        </w:rPr>
        <w:fldChar w:fldCharType="end"/>
      </w:r>
      <w:r>
        <w:rPr>
          <w:rFonts w:hint="eastAsia" w:ascii="Times New Roman" w:cs="Times New Roman"/>
          <w:snapToGrid w:val="0"/>
          <w:spacing w:val="0"/>
          <w:kern w:val="0"/>
          <w:sz w:val="24"/>
          <w:szCs w:val="24"/>
        </w:rPr>
        <w:t>所示</w:t>
      </w:r>
      <w:r>
        <w:rPr>
          <w:rFonts w:ascii="Times New Roman" w:cs="Times New Roman"/>
          <w:snapToGrid w:val="0"/>
          <w:spacing w:val="0"/>
          <w:kern w:val="0"/>
          <w:sz w:val="24"/>
          <w:szCs w:val="24"/>
        </w:rPr>
        <w:t>。</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ascii="Times New Roman" w:cs="Times New Roman"/>
          <w:snapToGrid w:val="0"/>
          <w:spacing w:val="0"/>
          <w:kern w:val="0"/>
          <w:sz w:val="24"/>
          <w:szCs w:val="24"/>
        </w:rPr>
      </w:pP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snapToGrid w:val="0"/>
          <w:spacing w:val="0"/>
          <w:kern w:val="0"/>
        </w:rPr>
      </w:pPr>
      <w:r>
        <w:rPr>
          <w:snapToGrid w:val="0"/>
          <w:spacing w:val="0"/>
          <w:kern w:val="0"/>
        </w:rPr>
        <w:drawing>
          <wp:inline distT="0" distB="0" distL="114300" distR="114300">
            <wp:extent cx="4684395" cy="957580"/>
            <wp:effectExtent l="0" t="0" r="1905"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0"/>
                    <a:stretch>
                      <a:fillRect/>
                    </a:stretch>
                  </pic:blipFill>
                  <pic:spPr>
                    <a:xfrm>
                      <a:off x="0" y="0"/>
                      <a:ext cx="4684395" cy="957580"/>
                    </a:xfrm>
                    <a:prstGeom prst="rect">
                      <a:avLst/>
                    </a:prstGeom>
                    <a:noFill/>
                    <a:ln w="9525">
                      <a:noFill/>
                    </a:ln>
                  </pic:spPr>
                </pic:pic>
              </a:graphicData>
            </a:graphic>
          </wp:inline>
        </w:drawing>
      </w:r>
    </w:p>
    <w:p>
      <w:pPr>
        <w:pStyle w:val="5"/>
        <w:keepNext w:val="0"/>
        <w:keepLines w:val="0"/>
        <w:pageBreakBefore w:val="0"/>
        <w:kinsoku/>
        <w:wordWrap/>
        <w:overflowPunct/>
        <w:topLinePunct w:val="0"/>
        <w:autoSpaceDE/>
        <w:autoSpaceDN/>
        <w:bidi w:val="0"/>
        <w:snapToGrid w:val="0"/>
        <w:spacing w:line="360" w:lineRule="auto"/>
        <w:ind w:left="0" w:leftChars="0" w:right="0" w:rightChars="0" w:firstLine="482" w:firstLineChars="200"/>
        <w:jc w:val="center"/>
        <w:textAlignment w:val="auto"/>
        <w:outlineLvl w:val="9"/>
        <w:rPr>
          <w:rFonts w:hint="eastAsia" w:ascii="Times New Roman" w:hAnsi="Times New Roman" w:cs="Times New Roman"/>
          <w:snapToGrid w:val="0"/>
          <w:spacing w:val="0"/>
          <w:kern w:val="0"/>
        </w:rPr>
      </w:pPr>
      <w:bookmarkStart w:id="17" w:name="_Ref24180"/>
      <w:r>
        <w:t xml:space="preserve">图 </w:t>
      </w:r>
      <w:r>
        <w:fldChar w:fldCharType="begin"/>
      </w:r>
      <w:r>
        <w:instrText xml:space="preserve"> SEQ 图 \* ARABIC </w:instrText>
      </w:r>
      <w:r>
        <w:fldChar w:fldCharType="separate"/>
      </w:r>
      <w:r>
        <w:t>3</w:t>
      </w:r>
      <w:r>
        <w:fldChar w:fldCharType="end"/>
      </w:r>
      <w:bookmarkEnd w:id="17"/>
      <w:r>
        <w:rPr>
          <w:rFonts w:hint="eastAsia"/>
          <w:lang w:val="en-US" w:eastAsia="zh-CN"/>
        </w:rPr>
        <w:t xml:space="preserve"> </w:t>
      </w:r>
      <w:r>
        <w:rPr>
          <w:rFonts w:ascii="Times New Roman" w:cs="Times New Roman"/>
          <w:snapToGrid w:val="0"/>
          <w:spacing w:val="0"/>
          <w:kern w:val="0"/>
        </w:rPr>
        <w:t>数字电源与模拟电源隔离电路</w:t>
      </w:r>
    </w:p>
    <w:p>
      <w:pPr>
        <w:keepNext w:val="0"/>
        <w:keepLines w:val="0"/>
        <w:pageBreakBefore w:val="0"/>
        <w:numPr>
          <w:ins w:id="0" w:author="Unknown" w:date="2016-05-30T11:26:00Z"/>
        </w:numPr>
        <w:kinsoku/>
        <w:wordWrap/>
        <w:overflowPunct/>
        <w:topLinePunct w:val="0"/>
        <w:autoSpaceDE/>
        <w:autoSpaceDN/>
        <w:bidi w:val="0"/>
        <w:snapToGrid w:val="0"/>
        <w:spacing w:line="360" w:lineRule="auto"/>
        <w:ind w:left="0" w:leftChars="0" w:right="0" w:rightChars="0"/>
        <w:jc w:val="center"/>
        <w:textAlignment w:val="auto"/>
        <w:outlineLvl w:val="9"/>
        <w:rPr>
          <w:rFonts w:hint="eastAsia" w:ascii="Times New Roman" w:hAnsi="Times New Roman" w:cs="Times New Roman"/>
          <w:snapToGrid w:val="0"/>
          <w:spacing w:val="0"/>
          <w:kern w:val="0"/>
        </w:rPr>
      </w:pP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hint="eastAsia" w:ascii="Times New Roman" w:hAnsi="Times New Roman" w:cs="Times New Roman"/>
          <w:bCs/>
          <w:snapToGrid w:val="0"/>
          <w:spacing w:val="0"/>
          <w:kern w:val="0"/>
          <w:sz w:val="24"/>
          <w:szCs w:val="24"/>
        </w:rPr>
      </w:pPr>
      <w:r>
        <w:rPr>
          <w:rFonts w:hint="eastAsia"/>
          <w:bCs/>
          <w:snapToGrid w:val="0"/>
          <w:spacing w:val="0"/>
          <w:kern w:val="0"/>
          <w:sz w:val="24"/>
          <w:szCs w:val="24"/>
        </w:rPr>
        <w:t>②</w:t>
      </w:r>
      <w:r>
        <w:rPr>
          <w:rFonts w:ascii="Times New Roman" w:hAnsi="Times New Roman" w:cs="Times New Roman"/>
          <w:bCs/>
          <w:snapToGrid w:val="0"/>
          <w:spacing w:val="0"/>
          <w:kern w:val="0"/>
          <w:sz w:val="24"/>
          <w:szCs w:val="24"/>
        </w:rPr>
        <w:t>STM32</w:t>
      </w:r>
      <w:r>
        <w:rPr>
          <w:rFonts w:ascii="Times New Roman" w:cs="Times New Roman"/>
          <w:bCs/>
          <w:snapToGrid w:val="0"/>
          <w:spacing w:val="0"/>
          <w:kern w:val="0"/>
          <w:sz w:val="24"/>
          <w:szCs w:val="24"/>
        </w:rPr>
        <w:t>复位电路</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ascii="Times New Roman" w:cs="Times New Roman"/>
          <w:snapToGrid w:val="0"/>
          <w:spacing w:val="0"/>
          <w:kern w:val="0"/>
          <w:sz w:val="24"/>
          <w:szCs w:val="24"/>
        </w:rPr>
      </w:pPr>
      <w:r>
        <w:rPr>
          <w:rFonts w:ascii="Times New Roman" w:cs="Times New Roman"/>
          <w:snapToGrid w:val="0"/>
          <w:spacing w:val="0"/>
          <w:kern w:val="0"/>
          <w:sz w:val="24"/>
          <w:szCs w:val="24"/>
        </w:rPr>
        <w:t>为确保微机系统中电路稳定可靠工作，</w:t>
      </w:r>
      <w:r>
        <w:rPr>
          <w:rFonts w:hint="eastAsia" w:ascii="Times New Roman" w:cs="Times New Roman"/>
          <w:snapToGrid w:val="0"/>
          <w:spacing w:val="0"/>
          <w:kern w:val="0"/>
          <w:sz w:val="24"/>
          <w:szCs w:val="24"/>
        </w:rPr>
        <w:t>需要设计</w:t>
      </w:r>
      <w:r>
        <w:rPr>
          <w:rFonts w:ascii="Times New Roman" w:cs="Times New Roman"/>
          <w:snapToGrid w:val="0"/>
          <w:spacing w:val="0"/>
          <w:kern w:val="0"/>
          <w:sz w:val="24"/>
          <w:szCs w:val="24"/>
        </w:rPr>
        <w:t>复位电路，就是利用它把电路恢复到起始状态</w:t>
      </w:r>
      <w:r>
        <w:rPr>
          <w:rFonts w:hint="eastAsia" w:ascii="Times New Roman" w:cs="Times New Roman"/>
          <w:snapToGrid w:val="0"/>
          <w:spacing w:val="0"/>
          <w:kern w:val="0"/>
          <w:sz w:val="24"/>
          <w:szCs w:val="24"/>
        </w:rPr>
        <w:t>，复位电路具有三个要求：</w:t>
      </w:r>
      <w:r>
        <w:rPr>
          <w:rFonts w:ascii="Times New Roman" w:cs="Times New Roman"/>
          <w:snapToGrid w:val="0"/>
          <w:spacing w:val="0"/>
          <w:kern w:val="0"/>
          <w:sz w:val="24"/>
          <w:szCs w:val="24"/>
        </w:rPr>
        <w:t>在给电路通电时马上进行复位操作；在必要时可以由手动操作；根据程序或者电路运行的需要自动地进行。常见的复位方式有：手动按钮复位，上电复位。</w:t>
      </w:r>
      <w:r>
        <w:rPr>
          <w:rFonts w:hint="eastAsia" w:ascii="Times New Roman" w:hAnsi="Times New Roman" w:cs="Times New Roman"/>
          <w:snapToGrid w:val="0"/>
          <w:spacing w:val="0"/>
          <w:kern w:val="0"/>
          <w:sz w:val="24"/>
          <w:szCs w:val="24"/>
        </w:rPr>
        <w:t>本系统的</w:t>
      </w:r>
      <w:r>
        <w:rPr>
          <w:rFonts w:ascii="Times New Roman" w:cs="Times New Roman"/>
          <w:snapToGrid w:val="0"/>
          <w:spacing w:val="0"/>
          <w:kern w:val="0"/>
          <w:sz w:val="24"/>
          <w:szCs w:val="24"/>
        </w:rPr>
        <w:t>复位电路是上电复位</w:t>
      </w:r>
      <w:r>
        <w:rPr>
          <w:rFonts w:hint="eastAsia" w:ascii="Times New Roman" w:cs="Times New Roman"/>
          <w:snapToGrid w:val="0"/>
          <w:spacing w:val="0"/>
          <w:kern w:val="0"/>
          <w:sz w:val="24"/>
          <w:szCs w:val="24"/>
        </w:rPr>
        <w:t>，</w:t>
      </w:r>
      <w:r>
        <w:rPr>
          <w:rFonts w:ascii="Times New Roman" w:cs="Times New Roman"/>
          <w:snapToGrid w:val="0"/>
          <w:spacing w:val="0"/>
          <w:kern w:val="0"/>
          <w:sz w:val="24"/>
          <w:szCs w:val="24"/>
        </w:rPr>
        <w:t>工作供电电源为</w:t>
      </w:r>
      <w:r>
        <w:rPr>
          <w:rFonts w:ascii="Times New Roman" w:hAnsi="Times New Roman" w:cs="Times New Roman"/>
          <w:snapToGrid w:val="0"/>
          <w:spacing w:val="0"/>
          <w:kern w:val="0"/>
          <w:sz w:val="24"/>
          <w:szCs w:val="24"/>
        </w:rPr>
        <w:t>4.75</w:t>
      </w:r>
      <w:r>
        <w:rPr>
          <w:rFonts w:ascii="Times New Roman" w:cs="Times New Roman"/>
          <w:snapToGrid w:val="0"/>
          <w:spacing w:val="0"/>
          <w:kern w:val="0"/>
          <w:sz w:val="24"/>
          <w:szCs w:val="24"/>
        </w:rPr>
        <w:t>～</w:t>
      </w:r>
      <w:r>
        <w:rPr>
          <w:rFonts w:ascii="Times New Roman" w:hAnsi="Times New Roman" w:cs="Times New Roman"/>
          <w:snapToGrid w:val="0"/>
          <w:spacing w:val="0"/>
          <w:kern w:val="0"/>
          <w:sz w:val="24"/>
          <w:szCs w:val="24"/>
        </w:rPr>
        <w:t>5.25</w:t>
      </w:r>
      <w:r>
        <w:rPr>
          <w:rFonts w:hint="eastAsia" w:ascii="Times New Roman" w:hAnsi="Times New Roman" w:cs="Times New Roman"/>
          <w:snapToGrid w:val="0"/>
          <w:spacing w:val="0"/>
          <w:kern w:val="0"/>
          <w:sz w:val="24"/>
          <w:szCs w:val="24"/>
        </w:rPr>
        <w:t xml:space="preserve"> </w:t>
      </w:r>
      <w:r>
        <w:rPr>
          <w:rFonts w:ascii="Times New Roman" w:hAnsi="Times New Roman" w:cs="Times New Roman"/>
          <w:snapToGrid w:val="0"/>
          <w:spacing w:val="0"/>
          <w:kern w:val="0"/>
          <w:sz w:val="24"/>
          <w:szCs w:val="24"/>
        </w:rPr>
        <w:t>V</w:t>
      </w:r>
      <w:r>
        <w:rPr>
          <w:rFonts w:hint="eastAsia" w:ascii="Times New Roman" w:cs="Times New Roman"/>
          <w:snapToGrid w:val="0"/>
          <w:spacing w:val="0"/>
          <w:kern w:val="0"/>
          <w:sz w:val="24"/>
          <w:szCs w:val="24"/>
        </w:rPr>
        <w:t>，</w:t>
      </w:r>
      <w:r>
        <w:rPr>
          <w:rFonts w:ascii="Times New Roman" w:cs="Times New Roman"/>
          <w:snapToGrid w:val="0"/>
          <w:spacing w:val="0"/>
          <w:kern w:val="0"/>
          <w:sz w:val="24"/>
          <w:szCs w:val="24"/>
        </w:rPr>
        <w:t>STM32上电复位电路</w:t>
      </w:r>
      <w:r>
        <w:rPr>
          <w:rFonts w:hint="eastAsia" w:ascii="Times New Roman" w:hAnsi="Times New Roman" w:cs="Times New Roman"/>
          <w:snapToGrid w:val="0"/>
          <w:spacing w:val="0"/>
          <w:kern w:val="0"/>
          <w:sz w:val="24"/>
          <w:szCs w:val="24"/>
        </w:rPr>
        <w:t>如</w:t>
      </w:r>
      <w:r>
        <w:rPr>
          <w:rFonts w:hint="eastAsia" w:ascii="Times New Roman" w:hAnsi="Times New Roman" w:cs="Times New Roman"/>
          <w:snapToGrid w:val="0"/>
          <w:spacing w:val="0"/>
          <w:kern w:val="0"/>
          <w:sz w:val="24"/>
          <w:szCs w:val="24"/>
          <w:lang w:eastAsia="zh-CN"/>
        </w:rPr>
        <w:fldChar w:fldCharType="begin"/>
      </w:r>
      <w:r>
        <w:rPr>
          <w:rFonts w:hint="eastAsia" w:ascii="Times New Roman" w:hAnsi="Times New Roman" w:cs="Times New Roman"/>
          <w:snapToGrid w:val="0"/>
          <w:spacing w:val="0"/>
          <w:kern w:val="0"/>
          <w:sz w:val="24"/>
          <w:szCs w:val="24"/>
          <w:lang w:eastAsia="zh-CN"/>
        </w:rPr>
        <w:instrText xml:space="preserve"> REF _Ref24225 \h </w:instrText>
      </w:r>
      <w:r>
        <w:rPr>
          <w:rFonts w:hint="eastAsia" w:ascii="Times New Roman" w:hAnsi="Times New Roman" w:cs="Times New Roman"/>
          <w:snapToGrid w:val="0"/>
          <w:spacing w:val="0"/>
          <w:kern w:val="0"/>
          <w:sz w:val="24"/>
          <w:szCs w:val="24"/>
          <w:lang w:eastAsia="zh-CN"/>
        </w:rPr>
        <w:fldChar w:fldCharType="separate"/>
      </w:r>
      <w:r>
        <w:t>图 4</w:t>
      </w:r>
      <w:r>
        <w:rPr>
          <w:rFonts w:hint="eastAsia" w:ascii="Times New Roman" w:hAnsi="Times New Roman" w:cs="Times New Roman"/>
          <w:snapToGrid w:val="0"/>
          <w:spacing w:val="0"/>
          <w:kern w:val="0"/>
          <w:sz w:val="24"/>
          <w:szCs w:val="24"/>
          <w:lang w:eastAsia="zh-CN"/>
        </w:rPr>
        <w:fldChar w:fldCharType="end"/>
      </w:r>
      <w:r>
        <w:rPr>
          <w:rFonts w:hint="eastAsia" w:ascii="Times New Roman" w:hAnsi="Times New Roman" w:cs="Times New Roman"/>
          <w:snapToGrid w:val="0"/>
          <w:spacing w:val="0"/>
          <w:kern w:val="0"/>
          <w:sz w:val="24"/>
          <w:szCs w:val="24"/>
          <w:lang w:val="en-US" w:eastAsia="zh-CN"/>
        </w:rPr>
        <w:t>所示。</w:t>
      </w:r>
      <w:r>
        <w:rPr>
          <w:rFonts w:ascii="Times New Roman" w:cs="Times New Roman"/>
          <w:snapToGrid w:val="0"/>
          <w:spacing w:val="0"/>
          <w:kern w:val="0"/>
          <w:sz w:val="24"/>
          <w:szCs w:val="24"/>
        </w:rPr>
        <w:t>当主板上电</w:t>
      </w:r>
      <w:r>
        <w:rPr>
          <w:rFonts w:hint="eastAsia" w:ascii="Times New Roman" w:cs="Times New Roman"/>
          <w:snapToGrid w:val="0"/>
          <w:spacing w:val="0"/>
          <w:kern w:val="0"/>
          <w:sz w:val="24"/>
          <w:szCs w:val="24"/>
        </w:rPr>
        <w:t>时</w:t>
      </w:r>
      <w:r>
        <w:rPr>
          <w:rFonts w:ascii="Times New Roman" w:cs="Times New Roman"/>
          <w:snapToGrid w:val="0"/>
          <w:spacing w:val="0"/>
          <w:kern w:val="0"/>
          <w:sz w:val="24"/>
          <w:szCs w:val="24"/>
        </w:rPr>
        <w:t>，对电容充电，</w:t>
      </w:r>
      <w:r>
        <w:rPr>
          <w:rFonts w:ascii="Times New Roman" w:hAnsi="Times New Roman" w:cs="Times New Roman"/>
          <w:snapToGrid w:val="0"/>
          <w:spacing w:val="0"/>
          <w:kern w:val="0"/>
          <w:sz w:val="24"/>
          <w:szCs w:val="24"/>
        </w:rPr>
        <w:t>NRST</w:t>
      </w:r>
      <w:r>
        <w:rPr>
          <w:rFonts w:ascii="Times New Roman" w:cs="Times New Roman"/>
          <w:snapToGrid w:val="0"/>
          <w:spacing w:val="0"/>
          <w:kern w:val="0"/>
          <w:sz w:val="24"/>
          <w:szCs w:val="24"/>
        </w:rPr>
        <w:t>引脚保持低电平一定时间，低电平持续的时间通过电阻值为</w:t>
      </w:r>
      <w:r>
        <w:rPr>
          <w:rFonts w:ascii="Times New Roman" w:hAnsi="Times New Roman" w:cs="Times New Roman"/>
          <w:snapToGrid w:val="0"/>
          <w:spacing w:val="0"/>
          <w:kern w:val="0"/>
          <w:sz w:val="24"/>
          <w:szCs w:val="24"/>
        </w:rPr>
        <w:t>1</w:t>
      </w:r>
      <w:r>
        <w:rPr>
          <w:rFonts w:hint="eastAsia" w:ascii="Times New Roman" w:hAnsi="Times New Roman" w:cs="Times New Roman"/>
          <w:snapToGrid w:val="0"/>
          <w:spacing w:val="0"/>
          <w:kern w:val="0"/>
          <w:sz w:val="24"/>
          <w:szCs w:val="24"/>
        </w:rPr>
        <w:t xml:space="preserve"> </w:t>
      </w:r>
      <w:r>
        <w:rPr>
          <w:rFonts w:ascii="Times New Roman" w:hAnsi="Times New Roman" w:cs="Times New Roman"/>
          <w:snapToGrid w:val="0"/>
          <w:spacing w:val="0"/>
          <w:kern w:val="0"/>
          <w:sz w:val="24"/>
          <w:szCs w:val="24"/>
        </w:rPr>
        <w:t>k</w:t>
      </w:r>
      <w:r>
        <w:rPr>
          <w:rFonts w:ascii="Times New Roman" w:cs="Times New Roman"/>
          <w:snapToGrid w:val="0"/>
          <w:spacing w:val="0"/>
          <w:kern w:val="0"/>
          <w:sz w:val="24"/>
          <w:szCs w:val="24"/>
        </w:rPr>
        <w:t>和电容值</w:t>
      </w:r>
      <w:r>
        <w:rPr>
          <w:rFonts w:ascii="Times New Roman" w:hAnsi="Times New Roman" w:cs="Times New Roman"/>
          <w:snapToGrid w:val="0"/>
          <w:spacing w:val="0"/>
          <w:kern w:val="0"/>
          <w:sz w:val="24"/>
          <w:szCs w:val="24"/>
        </w:rPr>
        <w:t>0.1 μF</w:t>
      </w:r>
      <w:r>
        <w:rPr>
          <w:rFonts w:hint="eastAsia" w:ascii="Times New Roman" w:hAnsi="Times New Roman" w:cs="Times New Roman"/>
          <w:snapToGrid w:val="0"/>
          <w:spacing w:val="0"/>
          <w:kern w:val="0"/>
          <w:sz w:val="24"/>
          <w:szCs w:val="24"/>
        </w:rPr>
        <w:t>控制，</w:t>
      </w:r>
      <w:r>
        <w:rPr>
          <w:rFonts w:ascii="Times New Roman" w:cs="Times New Roman"/>
          <w:snapToGrid w:val="0"/>
          <w:spacing w:val="0"/>
          <w:kern w:val="0"/>
          <w:sz w:val="24"/>
          <w:szCs w:val="24"/>
        </w:rPr>
        <w:t>进而</w:t>
      </w:r>
      <w:r>
        <w:rPr>
          <w:rFonts w:hint="eastAsia" w:ascii="Times New Roman" w:cs="Times New Roman"/>
          <w:snapToGrid w:val="0"/>
          <w:spacing w:val="0"/>
          <w:kern w:val="0"/>
          <w:sz w:val="24"/>
          <w:szCs w:val="24"/>
        </w:rPr>
        <w:t>实现</w:t>
      </w:r>
      <w:r>
        <w:rPr>
          <w:rFonts w:ascii="Times New Roman" w:hAnsi="Times New Roman" w:cs="Times New Roman"/>
          <w:snapToGrid w:val="0"/>
          <w:spacing w:val="0"/>
          <w:kern w:val="0"/>
          <w:sz w:val="24"/>
          <w:szCs w:val="24"/>
        </w:rPr>
        <w:t>STM32</w:t>
      </w:r>
      <w:r>
        <w:rPr>
          <w:rFonts w:ascii="Times New Roman" w:cs="Times New Roman"/>
          <w:snapToGrid w:val="0"/>
          <w:spacing w:val="0"/>
          <w:kern w:val="0"/>
          <w:sz w:val="24"/>
          <w:szCs w:val="24"/>
        </w:rPr>
        <w:t>复位。</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ascii="Times New Roman" w:cs="Times New Roman"/>
          <w:snapToGrid w:val="0"/>
          <w:spacing w:val="0"/>
          <w:kern w:val="0"/>
          <w:sz w:val="24"/>
          <w:szCs w:val="24"/>
        </w:rPr>
      </w:pP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ascii="Times New Roman" w:cs="Times New Roman"/>
          <w:snapToGrid w:val="0"/>
          <w:spacing w:val="0"/>
          <w:kern w:val="0"/>
          <w:sz w:val="24"/>
          <w:szCs w:val="24"/>
        </w:rPr>
      </w:pPr>
      <w:r>
        <w:rPr>
          <w:snapToGrid w:val="0"/>
          <w:spacing w:val="0"/>
          <w:kern w:val="0"/>
          <w:highlight w:val="yellow"/>
        </w:rPr>
        <w:drawing>
          <wp:inline distT="0" distB="0" distL="114300" distR="114300">
            <wp:extent cx="4913630" cy="872490"/>
            <wp:effectExtent l="0" t="0" r="1270" b="381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11"/>
                    <a:stretch>
                      <a:fillRect/>
                    </a:stretch>
                  </pic:blipFill>
                  <pic:spPr>
                    <a:xfrm>
                      <a:off x="0" y="0"/>
                      <a:ext cx="4913630" cy="872490"/>
                    </a:xfrm>
                    <a:prstGeom prst="rect">
                      <a:avLst/>
                    </a:prstGeom>
                    <a:noFill/>
                    <a:ln w="9525">
                      <a:noFill/>
                    </a:ln>
                  </pic:spPr>
                </pic:pic>
              </a:graphicData>
            </a:graphic>
          </wp:inline>
        </w:drawing>
      </w:r>
    </w:p>
    <w:p>
      <w:pPr>
        <w:pStyle w:val="5"/>
        <w:keepNext w:val="0"/>
        <w:keepLines w:val="0"/>
        <w:pageBreakBefore w:val="0"/>
        <w:kinsoku/>
        <w:wordWrap/>
        <w:overflowPunct/>
        <w:topLinePunct w:val="0"/>
        <w:autoSpaceDE/>
        <w:autoSpaceDN/>
        <w:bidi w:val="0"/>
        <w:snapToGrid w:val="0"/>
        <w:spacing w:line="360" w:lineRule="auto"/>
        <w:ind w:left="0" w:leftChars="0" w:right="0" w:rightChars="0"/>
        <w:jc w:val="center"/>
        <w:textAlignment w:val="auto"/>
        <w:outlineLvl w:val="9"/>
        <w:rPr>
          <w:rFonts w:ascii="Times New Roman" w:cs="Times New Roman"/>
          <w:snapToGrid w:val="0"/>
          <w:spacing w:val="0"/>
          <w:kern w:val="0"/>
        </w:rPr>
      </w:pPr>
      <w:bookmarkStart w:id="18" w:name="_Ref24225"/>
      <w:r>
        <w:t xml:space="preserve">图 </w:t>
      </w:r>
      <w:r>
        <w:fldChar w:fldCharType="begin"/>
      </w:r>
      <w:r>
        <w:instrText xml:space="preserve"> SEQ 图 \* ARABIC </w:instrText>
      </w:r>
      <w:r>
        <w:fldChar w:fldCharType="separate"/>
      </w:r>
      <w:r>
        <w:t>4</w:t>
      </w:r>
      <w:r>
        <w:fldChar w:fldCharType="end"/>
      </w:r>
      <w:bookmarkEnd w:id="18"/>
      <w:r>
        <w:rPr>
          <w:rFonts w:hint="eastAsia"/>
          <w:lang w:val="en-US" w:eastAsia="zh-CN"/>
        </w:rPr>
        <w:t xml:space="preserve"> </w:t>
      </w:r>
      <w:r>
        <w:rPr>
          <w:rFonts w:ascii="Times New Roman" w:hAnsi="Times New Roman" w:cs="Times New Roman"/>
          <w:snapToGrid w:val="0"/>
          <w:spacing w:val="0"/>
          <w:kern w:val="0"/>
        </w:rPr>
        <w:t>STM32</w:t>
      </w:r>
      <w:r>
        <w:rPr>
          <w:rFonts w:ascii="Times New Roman" w:cs="Times New Roman"/>
          <w:snapToGrid w:val="0"/>
          <w:spacing w:val="0"/>
          <w:kern w:val="0"/>
        </w:rPr>
        <w:t>上电复位电路</w:t>
      </w:r>
    </w:p>
    <w:p>
      <w:pPr>
        <w:keepNext w:val="0"/>
        <w:keepLines w:val="0"/>
        <w:pageBreakBefore w:val="0"/>
        <w:kinsoku/>
        <w:wordWrap/>
        <w:overflowPunct/>
        <w:topLinePunct w:val="0"/>
        <w:autoSpaceDE/>
        <w:autoSpaceDN/>
        <w:bidi w:val="0"/>
        <w:snapToGrid w:val="0"/>
        <w:spacing w:line="360" w:lineRule="auto"/>
        <w:ind w:left="0" w:leftChars="0" w:right="0" w:rightChars="0"/>
        <w:jc w:val="center"/>
        <w:textAlignment w:val="auto"/>
        <w:outlineLvl w:val="9"/>
        <w:rPr>
          <w:rFonts w:ascii="Times New Roman" w:cs="Times New Roman"/>
          <w:snapToGrid w:val="0"/>
          <w:spacing w:val="0"/>
          <w:kern w:val="0"/>
        </w:rPr>
      </w:pPr>
    </w:p>
    <w:p>
      <w:pPr>
        <w:keepNext w:val="0"/>
        <w:keepLines w:val="0"/>
        <w:pageBreakBefore w:val="0"/>
        <w:kinsoku/>
        <w:wordWrap/>
        <w:overflowPunct/>
        <w:topLinePunct w:val="0"/>
        <w:autoSpaceDE/>
        <w:autoSpaceDN/>
        <w:bidi w:val="0"/>
        <w:snapToGrid w:val="0"/>
        <w:spacing w:line="360" w:lineRule="auto"/>
        <w:ind w:left="0" w:leftChars="0" w:right="0" w:rightChars="0" w:firstLine="420" w:firstLineChars="0"/>
        <w:textAlignment w:val="auto"/>
        <w:outlineLvl w:val="9"/>
        <w:rPr>
          <w:rFonts w:hint="eastAsia" w:ascii="Times New Roman" w:hAnsi="Times New Roman" w:cs="Times New Roman"/>
          <w:bCs/>
          <w:snapToGrid w:val="0"/>
          <w:spacing w:val="0"/>
          <w:kern w:val="0"/>
          <w:sz w:val="24"/>
          <w:szCs w:val="24"/>
        </w:rPr>
      </w:pPr>
      <w:r>
        <w:rPr>
          <w:rFonts w:ascii="Times New Roman" w:cs="Times New Roman"/>
          <w:bCs/>
          <w:snapToGrid w:val="0"/>
          <w:spacing w:val="0"/>
          <w:kern w:val="0"/>
          <w:sz w:val="24"/>
          <w:szCs w:val="24"/>
        </w:rPr>
        <w:t>③</w:t>
      </w:r>
      <w:r>
        <w:rPr>
          <w:rFonts w:ascii="Times New Roman" w:hAnsi="Times New Roman" w:cs="Times New Roman"/>
          <w:bCs/>
          <w:snapToGrid w:val="0"/>
          <w:spacing w:val="0"/>
          <w:kern w:val="0"/>
          <w:sz w:val="24"/>
          <w:szCs w:val="24"/>
        </w:rPr>
        <w:t>STM32</w:t>
      </w:r>
      <w:r>
        <w:rPr>
          <w:rFonts w:ascii="Times New Roman" w:cs="Times New Roman"/>
          <w:bCs/>
          <w:snapToGrid w:val="0"/>
          <w:spacing w:val="0"/>
          <w:kern w:val="0"/>
          <w:sz w:val="24"/>
          <w:szCs w:val="24"/>
        </w:rPr>
        <w:t>时钟电路</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hint="eastAsia" w:ascii="Times New Roman" w:cs="Times New Roman"/>
          <w:snapToGrid w:val="0"/>
          <w:spacing w:val="0"/>
          <w:kern w:val="0"/>
          <w:sz w:val="24"/>
          <w:szCs w:val="24"/>
        </w:rPr>
      </w:pPr>
      <w:r>
        <w:rPr>
          <w:rFonts w:hint="eastAsia" w:ascii="Times New Roman" w:cs="Times New Roman"/>
          <w:snapToGrid w:val="0"/>
          <w:spacing w:val="0"/>
          <w:kern w:val="0"/>
          <w:sz w:val="24"/>
          <w:szCs w:val="24"/>
        </w:rPr>
        <w:t>本系统利用</w:t>
      </w:r>
      <w:r>
        <w:rPr>
          <w:rFonts w:ascii="Times New Roman" w:cs="Times New Roman"/>
          <w:snapToGrid w:val="0"/>
          <w:spacing w:val="0"/>
          <w:kern w:val="0"/>
          <w:sz w:val="24"/>
          <w:szCs w:val="24"/>
        </w:rPr>
        <w:t>单片机晶振提供基本的时钟信号</w:t>
      </w:r>
      <w:r>
        <w:rPr>
          <w:rFonts w:hint="eastAsia" w:ascii="Times New Roman" w:cs="Times New Roman"/>
          <w:snapToGrid w:val="0"/>
          <w:spacing w:val="0"/>
          <w:kern w:val="0"/>
          <w:sz w:val="24"/>
          <w:szCs w:val="24"/>
        </w:rPr>
        <w:t>，且一般系统</w:t>
      </w:r>
      <w:r>
        <w:rPr>
          <w:rFonts w:ascii="Times New Roman" w:cs="Times New Roman"/>
          <w:snapToGrid w:val="0"/>
          <w:spacing w:val="0"/>
          <w:kern w:val="0"/>
          <w:sz w:val="24"/>
          <w:szCs w:val="24"/>
        </w:rPr>
        <w:t>共用一个晶振保持</w:t>
      </w:r>
      <w:r>
        <w:rPr>
          <w:rFonts w:hint="eastAsia" w:ascii="Times New Roman" w:cs="Times New Roman"/>
          <w:snapToGrid w:val="0"/>
          <w:spacing w:val="0"/>
          <w:kern w:val="0"/>
          <w:sz w:val="24"/>
          <w:szCs w:val="24"/>
        </w:rPr>
        <w:t>各部分</w:t>
      </w:r>
      <w:r>
        <w:rPr>
          <w:rFonts w:ascii="Times New Roman" w:cs="Times New Roman"/>
          <w:snapToGrid w:val="0"/>
          <w:spacing w:val="0"/>
          <w:kern w:val="0"/>
          <w:sz w:val="24"/>
          <w:szCs w:val="24"/>
        </w:rPr>
        <w:t>同步。</w:t>
      </w:r>
      <w:r>
        <w:rPr>
          <w:rFonts w:hint="eastAsia" w:ascii="Times New Roman" w:cs="Times New Roman"/>
          <w:snapToGrid w:val="0"/>
          <w:spacing w:val="0"/>
          <w:kern w:val="0"/>
          <w:sz w:val="24"/>
          <w:szCs w:val="24"/>
        </w:rPr>
        <w:t>但是</w:t>
      </w:r>
      <w:r>
        <w:rPr>
          <w:rFonts w:ascii="Times New Roman" w:cs="Times New Roman"/>
          <w:snapToGrid w:val="0"/>
          <w:spacing w:val="0"/>
          <w:kern w:val="0"/>
          <w:sz w:val="24"/>
          <w:szCs w:val="24"/>
        </w:rPr>
        <w:t>有些通</w:t>
      </w:r>
      <w:r>
        <w:rPr>
          <w:rFonts w:hint="eastAsia" w:ascii="Times New Roman" w:cs="Times New Roman"/>
          <w:snapToGrid w:val="0"/>
          <w:spacing w:val="0"/>
          <w:kern w:val="0"/>
          <w:sz w:val="24"/>
          <w:szCs w:val="24"/>
        </w:rPr>
        <w:t>信</w:t>
      </w:r>
      <w:r>
        <w:rPr>
          <w:rFonts w:ascii="Times New Roman" w:cs="Times New Roman"/>
          <w:snapToGrid w:val="0"/>
          <w:spacing w:val="0"/>
          <w:kern w:val="0"/>
          <w:sz w:val="24"/>
          <w:szCs w:val="24"/>
        </w:rPr>
        <w:t>系统的基频和射频使用不同的晶振，</w:t>
      </w:r>
      <w:r>
        <w:rPr>
          <w:rFonts w:hint="eastAsia" w:ascii="Times New Roman" w:cs="Times New Roman"/>
          <w:snapToGrid w:val="0"/>
          <w:spacing w:val="0"/>
          <w:kern w:val="0"/>
          <w:sz w:val="24"/>
          <w:szCs w:val="24"/>
        </w:rPr>
        <w:t>也可以</w:t>
      </w:r>
      <w:r>
        <w:rPr>
          <w:rFonts w:ascii="Times New Roman" w:cs="Times New Roman"/>
          <w:snapToGrid w:val="0"/>
          <w:spacing w:val="0"/>
          <w:kern w:val="0"/>
          <w:sz w:val="24"/>
          <w:szCs w:val="24"/>
        </w:rPr>
        <w:t>通过电子调整频率的方法保持同步。</w:t>
      </w:r>
      <w:r>
        <w:rPr>
          <w:rFonts w:ascii="Times New Roman" w:hAnsi="Times New Roman" w:cs="Times New Roman"/>
          <w:snapToGrid w:val="0"/>
          <w:spacing w:val="0"/>
          <w:kern w:val="0"/>
          <w:sz w:val="24"/>
          <w:szCs w:val="24"/>
        </w:rPr>
        <w:t>STM32</w:t>
      </w:r>
      <w:r>
        <w:rPr>
          <w:rFonts w:ascii="Times New Roman" w:cs="Times New Roman"/>
          <w:snapToGrid w:val="0"/>
          <w:spacing w:val="0"/>
          <w:kern w:val="0"/>
          <w:sz w:val="24"/>
          <w:szCs w:val="24"/>
        </w:rPr>
        <w:t>的时钟由高速时钟和低速时钟构成，其中</w:t>
      </w:r>
      <w:r>
        <w:rPr>
          <w:rFonts w:ascii="Times New Roman" w:hAnsi="Times New Roman" w:cs="Times New Roman"/>
          <w:snapToGrid w:val="0"/>
          <w:spacing w:val="0"/>
          <w:kern w:val="0"/>
          <w:sz w:val="24"/>
          <w:szCs w:val="24"/>
        </w:rPr>
        <w:t>STM32</w:t>
      </w:r>
      <w:r>
        <w:rPr>
          <w:rFonts w:ascii="Times New Roman" w:cs="Times New Roman"/>
          <w:snapToGrid w:val="0"/>
          <w:spacing w:val="0"/>
          <w:kern w:val="0"/>
          <w:sz w:val="24"/>
          <w:szCs w:val="24"/>
        </w:rPr>
        <w:t>内部自带高速</w:t>
      </w:r>
      <w:r>
        <w:rPr>
          <w:rFonts w:ascii="Times New Roman" w:hAnsi="Times New Roman" w:cs="Times New Roman"/>
          <w:snapToGrid w:val="0"/>
          <w:spacing w:val="0"/>
          <w:kern w:val="0"/>
          <w:sz w:val="24"/>
          <w:szCs w:val="24"/>
        </w:rPr>
        <w:t>RC</w:t>
      </w:r>
      <w:r>
        <w:rPr>
          <w:rFonts w:ascii="Times New Roman" w:cs="Times New Roman"/>
          <w:snapToGrid w:val="0"/>
          <w:spacing w:val="0"/>
          <w:kern w:val="0"/>
          <w:sz w:val="24"/>
          <w:szCs w:val="24"/>
        </w:rPr>
        <w:t>和低速</w:t>
      </w:r>
      <w:r>
        <w:rPr>
          <w:rFonts w:ascii="Times New Roman" w:hAnsi="Times New Roman" w:cs="Times New Roman"/>
          <w:snapToGrid w:val="0"/>
          <w:spacing w:val="0"/>
          <w:kern w:val="0"/>
          <w:sz w:val="24"/>
          <w:szCs w:val="24"/>
        </w:rPr>
        <w:t>RC</w:t>
      </w:r>
      <w:r>
        <w:rPr>
          <w:rFonts w:ascii="Times New Roman" w:cs="Times New Roman"/>
          <w:snapToGrid w:val="0"/>
          <w:spacing w:val="0"/>
          <w:kern w:val="0"/>
          <w:sz w:val="24"/>
          <w:szCs w:val="24"/>
        </w:rPr>
        <w:t>振荡器。但是内部</w:t>
      </w:r>
      <w:r>
        <w:rPr>
          <w:rFonts w:hint="eastAsia" w:ascii="Times New Roman" w:cs="Times New Roman"/>
          <w:snapToGrid w:val="0"/>
          <w:spacing w:val="0"/>
          <w:kern w:val="0"/>
          <w:sz w:val="24"/>
          <w:szCs w:val="24"/>
        </w:rPr>
        <w:t>RC</w:t>
      </w:r>
      <w:r>
        <w:rPr>
          <w:rFonts w:ascii="Times New Roman" w:cs="Times New Roman"/>
          <w:snapToGrid w:val="0"/>
          <w:spacing w:val="0"/>
          <w:kern w:val="0"/>
          <w:sz w:val="24"/>
          <w:szCs w:val="24"/>
        </w:rPr>
        <w:t>时钟</w:t>
      </w:r>
      <w:r>
        <w:rPr>
          <w:rFonts w:hint="eastAsia" w:ascii="Times New Roman" w:cs="Times New Roman"/>
          <w:snapToGrid w:val="0"/>
          <w:spacing w:val="0"/>
          <w:kern w:val="0"/>
          <w:sz w:val="24"/>
          <w:szCs w:val="24"/>
        </w:rPr>
        <w:t>的不稳定</w:t>
      </w:r>
      <w:r>
        <w:rPr>
          <w:rFonts w:ascii="Times New Roman" w:cs="Times New Roman"/>
          <w:snapToGrid w:val="0"/>
          <w:spacing w:val="0"/>
          <w:kern w:val="0"/>
          <w:sz w:val="24"/>
          <w:szCs w:val="24"/>
        </w:rPr>
        <w:t>将会</w:t>
      </w:r>
      <w:r>
        <w:rPr>
          <w:rFonts w:hint="eastAsia" w:ascii="Times New Roman" w:cs="Times New Roman"/>
          <w:snapToGrid w:val="0"/>
          <w:spacing w:val="0"/>
          <w:kern w:val="0"/>
          <w:sz w:val="24"/>
          <w:szCs w:val="24"/>
        </w:rPr>
        <w:t>影响</w:t>
      </w:r>
      <w:r>
        <w:rPr>
          <w:rFonts w:ascii="Times New Roman" w:hAnsi="Times New Roman" w:cs="Times New Roman"/>
          <w:snapToGrid w:val="0"/>
          <w:spacing w:val="0"/>
          <w:kern w:val="0"/>
          <w:sz w:val="24"/>
          <w:szCs w:val="24"/>
        </w:rPr>
        <w:t>STM32</w:t>
      </w:r>
      <w:r>
        <w:rPr>
          <w:rFonts w:ascii="Times New Roman" w:cs="Times New Roman"/>
          <w:snapToGrid w:val="0"/>
          <w:spacing w:val="0"/>
          <w:kern w:val="0"/>
          <w:sz w:val="24"/>
          <w:szCs w:val="24"/>
        </w:rPr>
        <w:t>的内部外设</w:t>
      </w:r>
      <w:r>
        <w:rPr>
          <w:rFonts w:hint="eastAsia" w:ascii="Times New Roman" w:cs="Times New Roman"/>
          <w:snapToGrid w:val="0"/>
          <w:spacing w:val="0"/>
          <w:kern w:val="0"/>
          <w:sz w:val="24"/>
          <w:szCs w:val="24"/>
        </w:rPr>
        <w:t>，</w:t>
      </w:r>
      <w:r>
        <w:rPr>
          <w:rFonts w:ascii="Times New Roman" w:cs="Times New Roman"/>
          <w:snapToGrid w:val="0"/>
          <w:spacing w:val="0"/>
          <w:kern w:val="0"/>
          <w:sz w:val="24"/>
          <w:szCs w:val="24"/>
        </w:rPr>
        <w:t>因此在条件允许的情况下，尽量使用外部时钟。在设计中我们将高速时钟使用外部晶振震荡电路。</w:t>
      </w:r>
      <w:r>
        <w:rPr>
          <w:rFonts w:hint="eastAsia" w:ascii="Times New Roman" w:cs="Times New Roman"/>
          <w:snapToGrid w:val="0"/>
          <w:spacing w:val="0"/>
          <w:kern w:val="0"/>
          <w:sz w:val="24"/>
          <w:szCs w:val="24"/>
        </w:rPr>
        <w:t>如</w:t>
      </w:r>
      <w:r>
        <w:rPr>
          <w:rFonts w:hint="eastAsia" w:ascii="Times New Roman" w:cs="Times New Roman"/>
          <w:snapToGrid w:val="0"/>
          <w:spacing w:val="0"/>
          <w:kern w:val="0"/>
          <w:sz w:val="24"/>
          <w:szCs w:val="24"/>
          <w:lang w:eastAsia="zh-CN"/>
        </w:rPr>
        <w:fldChar w:fldCharType="begin"/>
      </w:r>
      <w:r>
        <w:rPr>
          <w:rFonts w:hint="eastAsia" w:ascii="Times New Roman" w:cs="Times New Roman"/>
          <w:snapToGrid w:val="0"/>
          <w:spacing w:val="0"/>
          <w:kern w:val="0"/>
          <w:sz w:val="24"/>
          <w:szCs w:val="24"/>
          <w:lang w:eastAsia="zh-CN"/>
        </w:rPr>
        <w:instrText xml:space="preserve"> REF _Ref24301 \h </w:instrText>
      </w:r>
      <w:r>
        <w:rPr>
          <w:rFonts w:hint="eastAsia" w:ascii="Times New Roman" w:cs="Times New Roman"/>
          <w:snapToGrid w:val="0"/>
          <w:spacing w:val="0"/>
          <w:kern w:val="0"/>
          <w:sz w:val="24"/>
          <w:szCs w:val="24"/>
          <w:lang w:eastAsia="zh-CN"/>
        </w:rPr>
        <w:fldChar w:fldCharType="separate"/>
      </w:r>
      <w:r>
        <w:t>图 5</w:t>
      </w:r>
      <w:r>
        <w:rPr>
          <w:rFonts w:hint="eastAsia" w:ascii="Times New Roman" w:cs="Times New Roman"/>
          <w:snapToGrid w:val="0"/>
          <w:spacing w:val="0"/>
          <w:kern w:val="0"/>
          <w:sz w:val="24"/>
          <w:szCs w:val="24"/>
          <w:lang w:eastAsia="zh-CN"/>
        </w:rPr>
        <w:fldChar w:fldCharType="end"/>
      </w:r>
      <w:r>
        <w:rPr>
          <w:rFonts w:hint="eastAsia" w:ascii="Times New Roman" w:cs="Times New Roman"/>
          <w:snapToGrid w:val="0"/>
          <w:spacing w:val="0"/>
          <w:kern w:val="0"/>
          <w:sz w:val="24"/>
          <w:szCs w:val="24"/>
        </w:rPr>
        <w:t>所示为STM32的时钟电路。</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hint="eastAsia" w:ascii="Times New Roman" w:cs="Times New Roman"/>
          <w:snapToGrid w:val="0"/>
          <w:spacing w:val="0"/>
          <w:kern w:val="0"/>
          <w:sz w:val="24"/>
          <w:szCs w:val="24"/>
        </w:rPr>
      </w:pPr>
    </w:p>
    <w:p>
      <w:pPr>
        <w:keepNext w:val="0"/>
        <w:keepLines w:val="0"/>
        <w:pageBreakBefore w:val="0"/>
        <w:kinsoku/>
        <w:wordWrap/>
        <w:overflowPunct/>
        <w:topLinePunct w:val="0"/>
        <w:autoSpaceDE/>
        <w:autoSpaceDN/>
        <w:bidi w:val="0"/>
        <w:snapToGrid w:val="0"/>
        <w:spacing w:line="360" w:lineRule="auto"/>
        <w:ind w:left="0" w:leftChars="0" w:right="0" w:rightChars="0"/>
        <w:jc w:val="center"/>
        <w:textAlignment w:val="auto"/>
        <w:outlineLvl w:val="9"/>
        <w:rPr>
          <w:rFonts w:hint="eastAsia"/>
          <w:snapToGrid w:val="0"/>
          <w:spacing w:val="0"/>
          <w:kern w:val="0"/>
        </w:rPr>
      </w:pPr>
      <w:r>
        <w:rPr>
          <w:snapToGrid w:val="0"/>
          <w:spacing w:val="0"/>
          <w:kern w:val="0"/>
        </w:rPr>
        <w:drawing>
          <wp:inline distT="0" distB="0" distL="114300" distR="114300">
            <wp:extent cx="3171825" cy="1370330"/>
            <wp:effectExtent l="0" t="0" r="9525" b="127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2"/>
                    <a:stretch>
                      <a:fillRect/>
                    </a:stretch>
                  </pic:blipFill>
                  <pic:spPr>
                    <a:xfrm>
                      <a:off x="0" y="0"/>
                      <a:ext cx="3171825" cy="1370330"/>
                    </a:xfrm>
                    <a:prstGeom prst="rect">
                      <a:avLst/>
                    </a:prstGeom>
                    <a:noFill/>
                    <a:ln w="9525">
                      <a:noFill/>
                    </a:ln>
                  </pic:spPr>
                </pic:pic>
              </a:graphicData>
            </a:graphic>
          </wp:inline>
        </w:drawing>
      </w:r>
    </w:p>
    <w:p>
      <w:pPr>
        <w:pStyle w:val="5"/>
        <w:keepNext w:val="0"/>
        <w:keepLines w:val="0"/>
        <w:pageBreakBefore w:val="0"/>
        <w:kinsoku/>
        <w:wordWrap/>
        <w:overflowPunct/>
        <w:topLinePunct w:val="0"/>
        <w:autoSpaceDE/>
        <w:autoSpaceDN/>
        <w:bidi w:val="0"/>
        <w:snapToGrid w:val="0"/>
        <w:spacing w:line="360" w:lineRule="auto"/>
        <w:ind w:left="0" w:leftChars="0" w:right="0" w:rightChars="0"/>
        <w:jc w:val="center"/>
        <w:textAlignment w:val="auto"/>
        <w:outlineLvl w:val="9"/>
        <w:rPr>
          <w:rFonts w:ascii="Times New Roman" w:cs="Times New Roman"/>
          <w:snapToGrid w:val="0"/>
          <w:spacing w:val="0"/>
          <w:kern w:val="0"/>
        </w:rPr>
      </w:pPr>
      <w:bookmarkStart w:id="19" w:name="_Ref24301"/>
      <w:r>
        <w:t xml:space="preserve">图 </w:t>
      </w:r>
      <w:r>
        <w:fldChar w:fldCharType="begin"/>
      </w:r>
      <w:r>
        <w:instrText xml:space="preserve"> SEQ 图 \* ARABIC </w:instrText>
      </w:r>
      <w:r>
        <w:fldChar w:fldCharType="separate"/>
      </w:r>
      <w:r>
        <w:t>5</w:t>
      </w:r>
      <w:r>
        <w:fldChar w:fldCharType="end"/>
      </w:r>
      <w:bookmarkEnd w:id="19"/>
      <w:r>
        <w:rPr>
          <w:rFonts w:hint="eastAsia"/>
          <w:lang w:val="en-US" w:eastAsia="zh-CN"/>
        </w:rPr>
        <w:t xml:space="preserve"> </w:t>
      </w:r>
      <w:r>
        <w:rPr>
          <w:rFonts w:ascii="Times New Roman" w:hAnsi="Times New Roman" w:cs="Times New Roman"/>
          <w:snapToGrid w:val="0"/>
          <w:spacing w:val="0"/>
          <w:kern w:val="0"/>
        </w:rPr>
        <w:t>STM32</w:t>
      </w:r>
      <w:r>
        <w:rPr>
          <w:rFonts w:ascii="Times New Roman" w:cs="Times New Roman"/>
          <w:snapToGrid w:val="0"/>
          <w:spacing w:val="0"/>
          <w:kern w:val="0"/>
        </w:rPr>
        <w:t>时钟电路</w:t>
      </w:r>
    </w:p>
    <w:p>
      <w:pPr>
        <w:keepNext w:val="0"/>
        <w:keepLines w:val="0"/>
        <w:pageBreakBefore w:val="0"/>
        <w:kinsoku/>
        <w:wordWrap/>
        <w:overflowPunct/>
        <w:topLinePunct w:val="0"/>
        <w:autoSpaceDE/>
        <w:autoSpaceDN/>
        <w:bidi w:val="0"/>
        <w:snapToGrid w:val="0"/>
        <w:spacing w:line="360" w:lineRule="auto"/>
        <w:ind w:left="0" w:leftChars="0" w:right="0" w:rightChars="0"/>
        <w:jc w:val="center"/>
        <w:textAlignment w:val="auto"/>
        <w:outlineLvl w:val="9"/>
        <w:rPr>
          <w:rFonts w:hint="eastAsia" w:ascii="Times New Roman" w:cs="Times New Roman"/>
          <w:snapToGrid w:val="0"/>
          <w:spacing w:val="0"/>
          <w:kern w:val="0"/>
        </w:rPr>
      </w:pPr>
    </w:p>
    <w:p>
      <w:pPr>
        <w:keepNext w:val="0"/>
        <w:keepLines w:val="0"/>
        <w:pageBreakBefore w:val="0"/>
        <w:kinsoku/>
        <w:wordWrap/>
        <w:overflowPunct/>
        <w:topLinePunct w:val="0"/>
        <w:autoSpaceDE/>
        <w:autoSpaceDN/>
        <w:bidi w:val="0"/>
        <w:snapToGrid w:val="0"/>
        <w:spacing w:line="360" w:lineRule="auto"/>
        <w:ind w:left="0" w:leftChars="0" w:right="0" w:rightChars="0" w:firstLine="420" w:firstLineChars="0"/>
        <w:jc w:val="left"/>
        <w:textAlignment w:val="auto"/>
        <w:outlineLvl w:val="9"/>
        <w:rPr>
          <w:rFonts w:hint="eastAsia" w:ascii="Times New Roman" w:hAnsi="Times New Roman" w:cs="Times New Roman"/>
          <w:bCs/>
          <w:snapToGrid w:val="0"/>
          <w:spacing w:val="0"/>
          <w:kern w:val="0"/>
          <w:sz w:val="24"/>
          <w:szCs w:val="24"/>
        </w:rPr>
      </w:pPr>
      <w:r>
        <w:rPr>
          <w:rFonts w:hint="eastAsia" w:ascii="Times New Roman" w:hAnsi="Times New Roman" w:cs="Times New Roman"/>
          <w:bCs/>
          <w:snapToGrid w:val="0"/>
          <w:spacing w:val="0"/>
          <w:kern w:val="0"/>
          <w:sz w:val="24"/>
          <w:szCs w:val="24"/>
        </w:rPr>
        <w:t>④</w:t>
      </w:r>
      <w:r>
        <w:rPr>
          <w:rFonts w:ascii="Times New Roman" w:hAnsi="Times New Roman" w:cs="Times New Roman"/>
          <w:bCs/>
          <w:snapToGrid w:val="0"/>
          <w:spacing w:val="0"/>
          <w:kern w:val="0"/>
          <w:sz w:val="24"/>
          <w:szCs w:val="24"/>
        </w:rPr>
        <w:t>STM32 BOOT</w:t>
      </w:r>
      <w:r>
        <w:rPr>
          <w:rFonts w:ascii="Times New Roman" w:cs="Times New Roman"/>
          <w:bCs/>
          <w:snapToGrid w:val="0"/>
          <w:spacing w:val="0"/>
          <w:kern w:val="0"/>
          <w:sz w:val="24"/>
          <w:szCs w:val="24"/>
        </w:rPr>
        <w:t>电路</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jc w:val="both"/>
        <w:textAlignment w:val="auto"/>
        <w:outlineLvl w:val="9"/>
        <w:rPr>
          <w:rFonts w:ascii="Times New Roman" w:cs="Times New Roman"/>
          <w:snapToGrid w:val="0"/>
          <w:spacing w:val="0"/>
          <w:kern w:val="0"/>
          <w:sz w:val="24"/>
          <w:szCs w:val="24"/>
        </w:rPr>
      </w:pPr>
      <w:r>
        <w:rPr>
          <w:rFonts w:ascii="Times New Roman" w:hAnsi="Times New Roman" w:cs="Times New Roman"/>
          <w:snapToGrid w:val="0"/>
          <w:spacing w:val="0"/>
          <w:kern w:val="0"/>
          <w:sz w:val="24"/>
          <w:szCs w:val="24"/>
        </w:rPr>
        <w:t>STM32</w:t>
      </w:r>
      <w:r>
        <w:rPr>
          <w:rFonts w:ascii="Times New Roman" w:cs="Times New Roman"/>
          <w:snapToGrid w:val="0"/>
          <w:spacing w:val="0"/>
          <w:kern w:val="0"/>
          <w:sz w:val="24"/>
          <w:szCs w:val="24"/>
        </w:rPr>
        <w:t>芯片内置三种启动模式：用户闪存</w:t>
      </w:r>
      <w:r>
        <w:rPr>
          <w:rFonts w:hint="eastAsia" w:ascii="Times New Roman" w:hAnsi="Times New Roman" w:cs="Times New Roman"/>
          <w:snapToGrid w:val="0"/>
          <w:spacing w:val="0"/>
          <w:kern w:val="0"/>
          <w:sz w:val="24"/>
          <w:szCs w:val="24"/>
        </w:rPr>
        <w:t>（</w:t>
      </w:r>
      <w:r>
        <w:rPr>
          <w:rFonts w:ascii="Times New Roman" w:cs="Times New Roman"/>
          <w:snapToGrid w:val="0"/>
          <w:spacing w:val="0"/>
          <w:kern w:val="0"/>
          <w:sz w:val="24"/>
          <w:szCs w:val="24"/>
        </w:rPr>
        <w:t>芯片内置的</w:t>
      </w:r>
      <w:r>
        <w:rPr>
          <w:rFonts w:ascii="Times New Roman" w:hAnsi="Times New Roman" w:cs="Times New Roman"/>
          <w:snapToGrid w:val="0"/>
          <w:spacing w:val="0"/>
          <w:kern w:val="0"/>
          <w:sz w:val="24"/>
          <w:szCs w:val="24"/>
        </w:rPr>
        <w:t>Flash</w:t>
      </w:r>
      <w:r>
        <w:rPr>
          <w:rFonts w:hint="eastAsia" w:ascii="Times New Roman" w:hAnsi="Times New Roman" w:cs="Times New Roman"/>
          <w:snapToGrid w:val="0"/>
          <w:spacing w:val="0"/>
          <w:kern w:val="0"/>
          <w:sz w:val="24"/>
          <w:szCs w:val="24"/>
        </w:rPr>
        <w:t>）</w:t>
      </w:r>
      <w:r>
        <w:rPr>
          <w:rFonts w:hint="eastAsia" w:ascii="Times New Roman" w:cs="Times New Roman"/>
          <w:snapToGrid w:val="0"/>
          <w:spacing w:val="0"/>
          <w:kern w:val="0"/>
          <w:sz w:val="24"/>
          <w:szCs w:val="24"/>
        </w:rPr>
        <w:t>；</w:t>
      </w:r>
      <w:r>
        <w:rPr>
          <w:rFonts w:ascii="Times New Roman" w:hAnsi="Times New Roman" w:cs="Times New Roman"/>
          <w:snapToGrid w:val="0"/>
          <w:spacing w:val="0"/>
          <w:kern w:val="0"/>
          <w:sz w:val="24"/>
          <w:szCs w:val="24"/>
        </w:rPr>
        <w:t>SRAM</w:t>
      </w:r>
      <w:r>
        <w:rPr>
          <w:rFonts w:hint="eastAsia" w:ascii="Times New Roman" w:hAnsi="Times New Roman" w:cs="Times New Roman"/>
          <w:snapToGrid w:val="0"/>
          <w:spacing w:val="0"/>
          <w:kern w:val="0"/>
          <w:sz w:val="24"/>
          <w:szCs w:val="24"/>
        </w:rPr>
        <w:t>（</w:t>
      </w:r>
      <w:r>
        <w:rPr>
          <w:rFonts w:ascii="Times New Roman" w:cs="Times New Roman"/>
          <w:snapToGrid w:val="0"/>
          <w:spacing w:val="0"/>
          <w:kern w:val="0"/>
          <w:sz w:val="24"/>
          <w:szCs w:val="24"/>
        </w:rPr>
        <w:t>芯片内置的</w:t>
      </w:r>
      <w:r>
        <w:rPr>
          <w:rFonts w:ascii="Times New Roman" w:hAnsi="Times New Roman" w:cs="Times New Roman"/>
          <w:snapToGrid w:val="0"/>
          <w:spacing w:val="0"/>
          <w:kern w:val="0"/>
          <w:sz w:val="24"/>
          <w:szCs w:val="24"/>
        </w:rPr>
        <w:t>RAM</w:t>
      </w:r>
      <w:r>
        <w:rPr>
          <w:rFonts w:ascii="Times New Roman" w:cs="Times New Roman"/>
          <w:snapToGrid w:val="0"/>
          <w:spacing w:val="0"/>
          <w:kern w:val="0"/>
          <w:sz w:val="24"/>
          <w:szCs w:val="24"/>
        </w:rPr>
        <w:t>区，</w:t>
      </w:r>
      <w:r>
        <w:rPr>
          <w:rFonts w:hint="eastAsia" w:ascii="Times New Roman" w:cs="Times New Roman"/>
          <w:snapToGrid w:val="0"/>
          <w:spacing w:val="0"/>
          <w:kern w:val="0"/>
          <w:sz w:val="24"/>
          <w:szCs w:val="24"/>
        </w:rPr>
        <w:t>即</w:t>
      </w:r>
      <w:r>
        <w:rPr>
          <w:rFonts w:ascii="Times New Roman" w:cs="Times New Roman"/>
          <w:snapToGrid w:val="0"/>
          <w:spacing w:val="0"/>
          <w:kern w:val="0"/>
          <w:sz w:val="24"/>
          <w:szCs w:val="24"/>
        </w:rPr>
        <w:t>内存</w:t>
      </w:r>
      <w:r>
        <w:rPr>
          <w:rFonts w:hint="eastAsia" w:ascii="Times New Roman" w:cs="Times New Roman"/>
          <w:snapToGrid w:val="0"/>
          <w:spacing w:val="0"/>
          <w:kern w:val="0"/>
          <w:sz w:val="24"/>
          <w:szCs w:val="24"/>
        </w:rPr>
        <w:t>）；</w:t>
      </w:r>
      <w:r>
        <w:rPr>
          <w:rFonts w:ascii="Times New Roman" w:cs="Times New Roman"/>
          <w:snapToGrid w:val="0"/>
          <w:spacing w:val="0"/>
          <w:kern w:val="0"/>
          <w:sz w:val="24"/>
          <w:szCs w:val="24"/>
        </w:rPr>
        <w:t>系统存储器</w:t>
      </w:r>
      <w:r>
        <w:rPr>
          <w:rFonts w:hint="eastAsia" w:ascii="Times New Roman" w:hAnsi="Times New Roman" w:cs="Times New Roman"/>
          <w:snapToGrid w:val="0"/>
          <w:spacing w:val="0"/>
          <w:kern w:val="0"/>
          <w:sz w:val="24"/>
          <w:szCs w:val="24"/>
        </w:rPr>
        <w:t>（</w:t>
      </w:r>
      <w:r>
        <w:rPr>
          <w:rFonts w:ascii="Times New Roman" w:cs="Times New Roman"/>
          <w:snapToGrid w:val="0"/>
          <w:spacing w:val="0"/>
          <w:kern w:val="0"/>
          <w:sz w:val="24"/>
          <w:szCs w:val="24"/>
        </w:rPr>
        <w:t>芯片内的</w:t>
      </w:r>
      <w:r>
        <w:rPr>
          <w:rFonts w:ascii="Times New Roman" w:hAnsi="Times New Roman" w:cs="Times New Roman"/>
          <w:snapToGrid w:val="0"/>
          <w:spacing w:val="0"/>
          <w:kern w:val="0"/>
          <w:sz w:val="24"/>
          <w:szCs w:val="24"/>
        </w:rPr>
        <w:t>ROM</w:t>
      </w:r>
      <w:r>
        <w:rPr>
          <w:rFonts w:ascii="Times New Roman" w:cs="Times New Roman"/>
          <w:snapToGrid w:val="0"/>
          <w:spacing w:val="0"/>
          <w:kern w:val="0"/>
          <w:sz w:val="24"/>
          <w:szCs w:val="24"/>
        </w:rPr>
        <w:t>区</w:t>
      </w:r>
      <w:r>
        <w:rPr>
          <w:rFonts w:hint="eastAsia" w:ascii="Times New Roman" w:cs="Times New Roman"/>
          <w:snapToGrid w:val="0"/>
          <w:spacing w:val="0"/>
          <w:kern w:val="0"/>
          <w:sz w:val="24"/>
          <w:szCs w:val="24"/>
        </w:rPr>
        <w:t>）</w:t>
      </w:r>
      <w:r>
        <w:rPr>
          <w:rFonts w:ascii="Times New Roman" w:cs="Times New Roman"/>
          <w:snapToGrid w:val="0"/>
          <w:spacing w:val="0"/>
          <w:kern w:val="0"/>
          <w:sz w:val="24"/>
          <w:szCs w:val="24"/>
        </w:rPr>
        <w:t>。在每个</w:t>
      </w:r>
      <w:r>
        <w:rPr>
          <w:rFonts w:ascii="Times New Roman" w:hAnsi="Times New Roman" w:cs="Times New Roman"/>
          <w:snapToGrid w:val="0"/>
          <w:spacing w:val="0"/>
          <w:kern w:val="0"/>
          <w:sz w:val="24"/>
          <w:szCs w:val="24"/>
        </w:rPr>
        <w:t>STM32</w:t>
      </w:r>
      <w:r>
        <w:rPr>
          <w:rFonts w:ascii="Times New Roman" w:cs="Times New Roman"/>
          <w:snapToGrid w:val="0"/>
          <w:spacing w:val="0"/>
          <w:kern w:val="0"/>
          <w:sz w:val="24"/>
          <w:szCs w:val="24"/>
        </w:rPr>
        <w:t>的芯片上都有两个管脚</w:t>
      </w:r>
      <w:r>
        <w:rPr>
          <w:rFonts w:ascii="Times New Roman" w:hAnsi="Times New Roman" w:cs="Times New Roman"/>
          <w:snapToGrid w:val="0"/>
          <w:spacing w:val="0"/>
          <w:kern w:val="0"/>
          <w:sz w:val="24"/>
          <w:szCs w:val="24"/>
        </w:rPr>
        <w:t>BOOT0</w:t>
      </w:r>
      <w:r>
        <w:rPr>
          <w:rFonts w:ascii="Times New Roman" w:cs="Times New Roman"/>
          <w:snapToGrid w:val="0"/>
          <w:spacing w:val="0"/>
          <w:kern w:val="0"/>
          <w:sz w:val="24"/>
          <w:szCs w:val="24"/>
        </w:rPr>
        <w:t>和</w:t>
      </w:r>
      <w:r>
        <w:rPr>
          <w:rFonts w:ascii="Times New Roman" w:hAnsi="Times New Roman" w:cs="Times New Roman"/>
          <w:snapToGrid w:val="0"/>
          <w:spacing w:val="0"/>
          <w:kern w:val="0"/>
          <w:sz w:val="24"/>
          <w:szCs w:val="24"/>
        </w:rPr>
        <w:t>BOOT1</w:t>
      </w:r>
      <w:r>
        <w:rPr>
          <w:rFonts w:ascii="Times New Roman" w:cs="Times New Roman"/>
          <w:snapToGrid w:val="0"/>
          <w:spacing w:val="0"/>
          <w:kern w:val="0"/>
          <w:sz w:val="24"/>
          <w:szCs w:val="24"/>
        </w:rPr>
        <w:t>，这两个管脚在芯片复位时的电平状态决定了芯片复位后从哪个区域开始执行程序</w:t>
      </w:r>
      <w:r>
        <w:rPr>
          <w:rFonts w:hint="eastAsia" w:ascii="Times New Roman" w:cs="Times New Roman"/>
          <w:snapToGrid w:val="0"/>
          <w:spacing w:val="0"/>
          <w:kern w:val="0"/>
          <w:sz w:val="24"/>
          <w:szCs w:val="24"/>
          <w:lang w:eastAsia="zh-CN"/>
        </w:rPr>
        <w:t>，</w:t>
      </w:r>
      <w:r>
        <w:rPr>
          <w:rFonts w:hint="eastAsia" w:ascii="Times New Roman" w:cs="Times New Roman"/>
          <w:snapToGrid w:val="0"/>
          <w:spacing w:val="0"/>
          <w:kern w:val="0"/>
          <w:sz w:val="24"/>
          <w:szCs w:val="24"/>
        </w:rPr>
        <w:t>如</w:t>
      </w:r>
      <w:r>
        <w:rPr>
          <w:rFonts w:hint="eastAsia" w:ascii="Times New Roman" w:cs="Times New Roman"/>
          <w:snapToGrid w:val="0"/>
          <w:spacing w:val="0"/>
          <w:kern w:val="0"/>
          <w:sz w:val="24"/>
          <w:szCs w:val="24"/>
          <w:lang w:eastAsia="zh-CN"/>
        </w:rPr>
        <w:fldChar w:fldCharType="begin"/>
      </w:r>
      <w:r>
        <w:rPr>
          <w:rFonts w:hint="eastAsia" w:ascii="Times New Roman" w:cs="Times New Roman"/>
          <w:snapToGrid w:val="0"/>
          <w:spacing w:val="0"/>
          <w:kern w:val="0"/>
          <w:sz w:val="24"/>
          <w:szCs w:val="24"/>
          <w:lang w:eastAsia="zh-CN"/>
        </w:rPr>
        <w:instrText xml:space="preserve"> REF _Ref24376 \h </w:instrText>
      </w:r>
      <w:r>
        <w:rPr>
          <w:rFonts w:hint="eastAsia" w:ascii="Times New Roman" w:cs="Times New Roman"/>
          <w:snapToGrid w:val="0"/>
          <w:spacing w:val="0"/>
          <w:kern w:val="0"/>
          <w:sz w:val="24"/>
          <w:szCs w:val="24"/>
          <w:lang w:eastAsia="zh-CN"/>
        </w:rPr>
        <w:fldChar w:fldCharType="separate"/>
      </w:r>
      <w:r>
        <w:t>图 6</w:t>
      </w:r>
      <w:r>
        <w:rPr>
          <w:rFonts w:hint="eastAsia" w:ascii="Times New Roman" w:cs="Times New Roman"/>
          <w:snapToGrid w:val="0"/>
          <w:spacing w:val="0"/>
          <w:kern w:val="0"/>
          <w:sz w:val="24"/>
          <w:szCs w:val="24"/>
          <w:lang w:eastAsia="zh-CN"/>
        </w:rPr>
        <w:fldChar w:fldCharType="end"/>
      </w:r>
      <w:r>
        <w:rPr>
          <w:rFonts w:hint="eastAsia" w:ascii="Times New Roman" w:cs="Times New Roman"/>
          <w:snapToGrid w:val="0"/>
          <w:spacing w:val="0"/>
          <w:kern w:val="0"/>
          <w:sz w:val="24"/>
          <w:szCs w:val="24"/>
        </w:rPr>
        <w:t>所示为STM32的BOOT电路。</w:t>
      </w:r>
      <w:r>
        <w:rPr>
          <w:rFonts w:ascii="Times New Roman" w:cs="Times New Roman"/>
          <w:snapToGrid w:val="0"/>
          <w:spacing w:val="0"/>
          <w:kern w:val="0"/>
          <w:sz w:val="24"/>
          <w:szCs w:val="24"/>
        </w:rPr>
        <w:t>用户闪存启动，正常的工作模式</w:t>
      </w:r>
      <w:r>
        <w:rPr>
          <w:rFonts w:hint="eastAsia" w:ascii="Times New Roman" w:cs="Times New Roman"/>
          <w:snapToGrid w:val="0"/>
          <w:spacing w:val="0"/>
          <w:kern w:val="0"/>
          <w:sz w:val="24"/>
          <w:szCs w:val="24"/>
        </w:rPr>
        <w:t>：</w:t>
      </w:r>
      <w:r>
        <w:rPr>
          <w:rFonts w:ascii="Times New Roman" w:hAnsi="Times New Roman" w:cs="Times New Roman"/>
          <w:snapToGrid w:val="0"/>
          <w:spacing w:val="0"/>
          <w:kern w:val="0"/>
          <w:sz w:val="24"/>
          <w:szCs w:val="24"/>
        </w:rPr>
        <w:t>BOOT1=x</w:t>
      </w:r>
      <w:r>
        <w:rPr>
          <w:rFonts w:hint="eastAsia" w:ascii="Times New Roman" w:hAnsi="Times New Roman" w:cs="Times New Roman"/>
          <w:snapToGrid w:val="0"/>
          <w:spacing w:val="0"/>
          <w:kern w:val="0"/>
          <w:sz w:val="24"/>
          <w:szCs w:val="24"/>
        </w:rPr>
        <w:t>，</w:t>
      </w:r>
      <w:r>
        <w:rPr>
          <w:rFonts w:ascii="Times New Roman" w:hAnsi="Times New Roman" w:cs="Times New Roman"/>
          <w:snapToGrid w:val="0"/>
          <w:spacing w:val="0"/>
          <w:kern w:val="0"/>
          <w:sz w:val="24"/>
          <w:szCs w:val="24"/>
        </w:rPr>
        <w:t>BOOT0=0</w:t>
      </w:r>
      <w:r>
        <w:rPr>
          <w:rFonts w:hint="eastAsia" w:ascii="Times New Roman" w:cs="Times New Roman"/>
          <w:snapToGrid w:val="0"/>
          <w:spacing w:val="0"/>
          <w:kern w:val="0"/>
          <w:sz w:val="24"/>
          <w:szCs w:val="24"/>
        </w:rPr>
        <w:t>；</w:t>
      </w:r>
      <w:r>
        <w:rPr>
          <w:rFonts w:ascii="Times New Roman" w:cs="Times New Roman"/>
          <w:snapToGrid w:val="0"/>
          <w:spacing w:val="0"/>
          <w:kern w:val="0"/>
          <w:sz w:val="24"/>
          <w:szCs w:val="24"/>
        </w:rPr>
        <w:t>厂家设置</w:t>
      </w:r>
      <w:r>
        <w:rPr>
          <w:rFonts w:hint="eastAsia" w:ascii="Times New Roman" w:cs="Times New Roman"/>
          <w:snapToGrid w:val="0"/>
          <w:spacing w:val="0"/>
          <w:kern w:val="0"/>
          <w:sz w:val="24"/>
          <w:szCs w:val="24"/>
        </w:rPr>
        <w:t>的</w:t>
      </w:r>
      <w:r>
        <w:rPr>
          <w:rFonts w:ascii="Times New Roman" w:cs="Times New Roman"/>
          <w:snapToGrid w:val="0"/>
          <w:spacing w:val="0"/>
          <w:kern w:val="0"/>
          <w:sz w:val="24"/>
          <w:szCs w:val="24"/>
        </w:rPr>
        <w:t>系统存储器启动模式</w:t>
      </w:r>
      <w:r>
        <w:rPr>
          <w:rFonts w:hint="eastAsia" w:ascii="Times New Roman" w:cs="Times New Roman"/>
          <w:snapToGrid w:val="0"/>
          <w:spacing w:val="0"/>
          <w:kern w:val="0"/>
          <w:sz w:val="24"/>
          <w:szCs w:val="24"/>
        </w:rPr>
        <w:t>：</w:t>
      </w:r>
      <w:r>
        <w:rPr>
          <w:rFonts w:ascii="Times New Roman" w:hAnsi="Times New Roman" w:cs="Times New Roman"/>
          <w:snapToGrid w:val="0"/>
          <w:spacing w:val="0"/>
          <w:kern w:val="0"/>
          <w:sz w:val="24"/>
          <w:szCs w:val="24"/>
        </w:rPr>
        <w:t>BOOT1=0</w:t>
      </w:r>
      <w:r>
        <w:rPr>
          <w:rFonts w:hint="eastAsia" w:ascii="Times New Roman" w:hAnsi="Times New Roman" w:cs="Times New Roman"/>
          <w:snapToGrid w:val="0"/>
          <w:spacing w:val="0"/>
          <w:kern w:val="0"/>
          <w:sz w:val="24"/>
          <w:szCs w:val="24"/>
        </w:rPr>
        <w:t>，</w:t>
      </w:r>
      <w:r>
        <w:rPr>
          <w:rFonts w:ascii="Times New Roman" w:hAnsi="Times New Roman" w:cs="Times New Roman"/>
          <w:snapToGrid w:val="0"/>
          <w:spacing w:val="0"/>
          <w:kern w:val="0"/>
          <w:sz w:val="24"/>
          <w:szCs w:val="24"/>
        </w:rPr>
        <w:t>BOOT0=1</w:t>
      </w:r>
      <w:r>
        <w:rPr>
          <w:rFonts w:hint="eastAsia" w:ascii="Times New Roman" w:cs="Times New Roman"/>
          <w:snapToGrid w:val="0"/>
          <w:spacing w:val="0"/>
          <w:kern w:val="0"/>
          <w:sz w:val="24"/>
          <w:szCs w:val="24"/>
        </w:rPr>
        <w:t>；</w:t>
      </w:r>
      <w:r>
        <w:rPr>
          <w:rFonts w:ascii="Times New Roman" w:cs="Times New Roman"/>
          <w:snapToGrid w:val="0"/>
          <w:spacing w:val="0"/>
          <w:kern w:val="0"/>
          <w:sz w:val="24"/>
          <w:szCs w:val="24"/>
        </w:rPr>
        <w:t>内置</w:t>
      </w:r>
      <w:r>
        <w:rPr>
          <w:rFonts w:ascii="Times New Roman" w:hAnsi="Times New Roman" w:cs="Times New Roman"/>
          <w:snapToGrid w:val="0"/>
          <w:spacing w:val="0"/>
          <w:kern w:val="0"/>
          <w:sz w:val="24"/>
          <w:szCs w:val="24"/>
        </w:rPr>
        <w:t>SRAM</w:t>
      </w:r>
      <w:r>
        <w:rPr>
          <w:rFonts w:ascii="Times New Roman" w:cs="Times New Roman"/>
          <w:snapToGrid w:val="0"/>
          <w:spacing w:val="0"/>
          <w:kern w:val="0"/>
          <w:sz w:val="24"/>
          <w:szCs w:val="24"/>
        </w:rPr>
        <w:t>启动</w:t>
      </w:r>
      <w:r>
        <w:rPr>
          <w:rFonts w:hint="eastAsia" w:ascii="Times New Roman" w:cs="Times New Roman"/>
          <w:snapToGrid w:val="0"/>
          <w:spacing w:val="0"/>
          <w:kern w:val="0"/>
          <w:sz w:val="24"/>
          <w:szCs w:val="24"/>
        </w:rPr>
        <w:t>的</w:t>
      </w:r>
      <w:r>
        <w:rPr>
          <w:rFonts w:ascii="Times New Roman" w:cs="Times New Roman"/>
          <w:snapToGrid w:val="0"/>
          <w:spacing w:val="0"/>
          <w:kern w:val="0"/>
          <w:sz w:val="24"/>
          <w:szCs w:val="24"/>
        </w:rPr>
        <w:t>调试模式</w:t>
      </w:r>
      <w:r>
        <w:rPr>
          <w:rFonts w:hint="eastAsia" w:ascii="Times New Roman" w:cs="Times New Roman"/>
          <w:snapToGrid w:val="0"/>
          <w:spacing w:val="0"/>
          <w:kern w:val="0"/>
          <w:sz w:val="24"/>
          <w:szCs w:val="24"/>
        </w:rPr>
        <w:t>：</w:t>
      </w:r>
      <w:r>
        <w:rPr>
          <w:rFonts w:ascii="Times New Roman" w:hAnsi="Times New Roman" w:cs="Times New Roman"/>
          <w:snapToGrid w:val="0"/>
          <w:spacing w:val="0"/>
          <w:kern w:val="0"/>
          <w:sz w:val="24"/>
          <w:szCs w:val="24"/>
        </w:rPr>
        <w:t>BOOT1=1</w:t>
      </w:r>
      <w:r>
        <w:rPr>
          <w:rFonts w:hint="eastAsia" w:ascii="Times New Roman" w:hAnsi="Times New Roman" w:cs="Times New Roman"/>
          <w:snapToGrid w:val="0"/>
          <w:spacing w:val="0"/>
          <w:kern w:val="0"/>
          <w:sz w:val="24"/>
          <w:szCs w:val="24"/>
        </w:rPr>
        <w:t>，</w:t>
      </w:r>
      <w:r>
        <w:rPr>
          <w:rFonts w:ascii="Times New Roman" w:hAnsi="Times New Roman" w:cs="Times New Roman"/>
          <w:snapToGrid w:val="0"/>
          <w:spacing w:val="0"/>
          <w:kern w:val="0"/>
          <w:sz w:val="24"/>
          <w:szCs w:val="24"/>
        </w:rPr>
        <w:t>BOOT0=1</w:t>
      </w:r>
      <w:r>
        <w:rPr>
          <w:rFonts w:ascii="Times New Roman" w:cs="Times New Roman"/>
          <w:snapToGrid w:val="0"/>
          <w:spacing w:val="0"/>
          <w:kern w:val="0"/>
          <w:sz w:val="24"/>
          <w:szCs w:val="24"/>
        </w:rPr>
        <w:t>。一般不使用内置</w:t>
      </w:r>
      <w:r>
        <w:rPr>
          <w:rFonts w:ascii="Times New Roman" w:hAnsi="Times New Roman" w:cs="Times New Roman"/>
          <w:snapToGrid w:val="0"/>
          <w:spacing w:val="0"/>
          <w:kern w:val="0"/>
          <w:sz w:val="24"/>
          <w:szCs w:val="24"/>
        </w:rPr>
        <w:t>SRAM</w:t>
      </w:r>
      <w:r>
        <w:rPr>
          <w:rFonts w:ascii="Times New Roman" w:cs="Times New Roman"/>
          <w:snapToGrid w:val="0"/>
          <w:spacing w:val="0"/>
          <w:kern w:val="0"/>
          <w:sz w:val="24"/>
          <w:szCs w:val="24"/>
        </w:rPr>
        <w:t>启动，因为</w:t>
      </w:r>
      <w:r>
        <w:rPr>
          <w:rFonts w:ascii="Times New Roman" w:hAnsi="Times New Roman" w:cs="Times New Roman"/>
          <w:snapToGrid w:val="0"/>
          <w:spacing w:val="0"/>
          <w:kern w:val="0"/>
          <w:sz w:val="24"/>
          <w:szCs w:val="24"/>
        </w:rPr>
        <w:t>SRAM</w:t>
      </w:r>
      <w:r>
        <w:rPr>
          <w:rFonts w:ascii="Times New Roman" w:cs="Times New Roman"/>
          <w:snapToGrid w:val="0"/>
          <w:spacing w:val="0"/>
          <w:kern w:val="0"/>
          <w:sz w:val="24"/>
          <w:szCs w:val="24"/>
        </w:rPr>
        <w:t>掉电后数据就丢失。多数情况下</w:t>
      </w:r>
      <w:r>
        <w:rPr>
          <w:rFonts w:ascii="Times New Roman" w:hAnsi="Times New Roman" w:cs="Times New Roman"/>
          <w:snapToGrid w:val="0"/>
          <w:spacing w:val="0"/>
          <w:kern w:val="0"/>
          <w:sz w:val="24"/>
          <w:szCs w:val="24"/>
        </w:rPr>
        <w:t>SRAM</w:t>
      </w:r>
      <w:r>
        <w:rPr>
          <w:rFonts w:ascii="Times New Roman" w:cs="Times New Roman"/>
          <w:snapToGrid w:val="0"/>
          <w:spacing w:val="0"/>
          <w:kern w:val="0"/>
          <w:sz w:val="24"/>
          <w:szCs w:val="24"/>
        </w:rPr>
        <w:t>只是在调试时使用，</w:t>
      </w:r>
      <w:r>
        <w:rPr>
          <w:rFonts w:hint="eastAsia" w:ascii="Times New Roman" w:cs="Times New Roman"/>
          <w:snapToGrid w:val="0"/>
          <w:spacing w:val="0"/>
          <w:kern w:val="0"/>
          <w:sz w:val="24"/>
          <w:szCs w:val="24"/>
        </w:rPr>
        <w:t>也可用于</w:t>
      </w:r>
      <w:r>
        <w:rPr>
          <w:rFonts w:ascii="Times New Roman" w:cs="Times New Roman"/>
          <w:snapToGrid w:val="0"/>
          <w:spacing w:val="0"/>
          <w:kern w:val="0"/>
          <w:sz w:val="24"/>
          <w:szCs w:val="24"/>
        </w:rPr>
        <w:t>故障的局部诊断，写一段小程序加载到</w:t>
      </w:r>
      <w:r>
        <w:rPr>
          <w:rFonts w:ascii="Times New Roman" w:hAnsi="Times New Roman" w:cs="Times New Roman"/>
          <w:snapToGrid w:val="0"/>
          <w:spacing w:val="0"/>
          <w:kern w:val="0"/>
          <w:sz w:val="24"/>
          <w:szCs w:val="24"/>
        </w:rPr>
        <w:t>SRAM</w:t>
      </w:r>
      <w:r>
        <w:rPr>
          <w:rFonts w:ascii="Times New Roman" w:cs="Times New Roman"/>
          <w:snapToGrid w:val="0"/>
          <w:spacing w:val="0"/>
          <w:kern w:val="0"/>
          <w:sz w:val="24"/>
          <w:szCs w:val="24"/>
        </w:rPr>
        <w:t>中诊断板上的其他电路，或用此方法读写板上的</w:t>
      </w:r>
      <w:r>
        <w:rPr>
          <w:rFonts w:ascii="Times New Roman" w:hAnsi="Times New Roman" w:cs="Times New Roman"/>
          <w:snapToGrid w:val="0"/>
          <w:spacing w:val="0"/>
          <w:kern w:val="0"/>
          <w:sz w:val="24"/>
          <w:szCs w:val="24"/>
        </w:rPr>
        <w:t>Flash</w:t>
      </w:r>
      <w:r>
        <w:rPr>
          <w:rFonts w:ascii="Times New Roman" w:cs="Times New Roman"/>
          <w:snapToGrid w:val="0"/>
          <w:spacing w:val="0"/>
          <w:kern w:val="0"/>
          <w:sz w:val="24"/>
          <w:szCs w:val="24"/>
        </w:rPr>
        <w:t>或</w:t>
      </w:r>
      <w:r>
        <w:rPr>
          <w:rFonts w:ascii="Times New Roman" w:hAnsi="Times New Roman" w:cs="Times New Roman"/>
          <w:snapToGrid w:val="0"/>
          <w:spacing w:val="0"/>
          <w:kern w:val="0"/>
          <w:sz w:val="24"/>
          <w:szCs w:val="24"/>
        </w:rPr>
        <w:t>EEPRO</w:t>
      </w:r>
      <w:r>
        <w:rPr>
          <w:rFonts w:ascii="Times New Roman" w:cs="Times New Roman"/>
          <w:snapToGrid w:val="0"/>
          <w:spacing w:val="0"/>
          <w:kern w:val="0"/>
          <w:sz w:val="24"/>
          <w:szCs w:val="24"/>
        </w:rPr>
        <w:t>等。</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jc w:val="left"/>
        <w:textAlignment w:val="auto"/>
        <w:outlineLvl w:val="9"/>
        <w:rPr>
          <w:rFonts w:hint="eastAsia" w:ascii="Times New Roman" w:cs="Times New Roman"/>
          <w:snapToGrid w:val="0"/>
          <w:spacing w:val="0"/>
          <w:kern w:val="0"/>
          <w:sz w:val="24"/>
          <w:szCs w:val="24"/>
        </w:rPr>
      </w:pPr>
    </w:p>
    <w:p>
      <w:pPr>
        <w:keepNext w:val="0"/>
        <w:keepLines w:val="0"/>
        <w:pageBreakBefore w:val="0"/>
        <w:numPr>
          <w:ins w:id="1" w:author="Unknown" w:date="2016-05-30T11:26:00Z"/>
        </w:numPr>
        <w:kinsoku/>
        <w:wordWrap/>
        <w:overflowPunct/>
        <w:topLinePunct w:val="0"/>
        <w:autoSpaceDE/>
        <w:autoSpaceDN/>
        <w:bidi w:val="0"/>
        <w:snapToGrid w:val="0"/>
        <w:spacing w:line="360" w:lineRule="auto"/>
        <w:ind w:left="0" w:leftChars="0" w:right="0" w:rightChars="0"/>
        <w:jc w:val="center"/>
        <w:textAlignment w:val="auto"/>
        <w:outlineLvl w:val="9"/>
        <w:rPr>
          <w:rFonts w:ascii="Times New Roman" w:cs="Times New Roman"/>
          <w:snapToGrid w:val="0"/>
          <w:spacing w:val="0"/>
          <w:kern w:val="0"/>
        </w:rPr>
      </w:pPr>
      <w:r>
        <w:rPr>
          <w:rFonts w:ascii="Times New Roman" w:hAnsi="Times New Roman" w:cs="Times New Roman"/>
          <w:snapToGrid w:val="0"/>
          <w:spacing w:val="0"/>
          <w:kern w:val="0"/>
        </w:rPr>
        <w:drawing>
          <wp:inline distT="0" distB="0" distL="114300" distR="114300">
            <wp:extent cx="2321560" cy="1885950"/>
            <wp:effectExtent l="0" t="0" r="2540" b="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13"/>
                    <a:srcRect r="12103"/>
                    <a:stretch>
                      <a:fillRect/>
                    </a:stretch>
                  </pic:blipFill>
                  <pic:spPr>
                    <a:xfrm>
                      <a:off x="0" y="0"/>
                      <a:ext cx="2321560" cy="1885950"/>
                    </a:xfrm>
                    <a:prstGeom prst="rect">
                      <a:avLst/>
                    </a:prstGeom>
                    <a:noFill/>
                    <a:ln w="9525">
                      <a:noFill/>
                    </a:ln>
                  </pic:spPr>
                </pic:pic>
              </a:graphicData>
            </a:graphic>
          </wp:inline>
        </w:drawing>
      </w:r>
    </w:p>
    <w:p>
      <w:pPr>
        <w:pStyle w:val="5"/>
        <w:keepNext w:val="0"/>
        <w:keepLines w:val="0"/>
        <w:pageBreakBefore w:val="0"/>
        <w:kinsoku/>
        <w:wordWrap/>
        <w:overflowPunct/>
        <w:topLinePunct w:val="0"/>
        <w:autoSpaceDE/>
        <w:autoSpaceDN/>
        <w:bidi w:val="0"/>
        <w:snapToGrid w:val="0"/>
        <w:spacing w:line="360" w:lineRule="auto"/>
        <w:ind w:left="0" w:leftChars="0" w:right="0" w:rightChars="0"/>
        <w:jc w:val="center"/>
        <w:textAlignment w:val="auto"/>
        <w:outlineLvl w:val="9"/>
        <w:rPr>
          <w:rFonts w:ascii="Times New Roman" w:cs="Times New Roman"/>
          <w:snapToGrid w:val="0"/>
          <w:spacing w:val="0"/>
          <w:kern w:val="0"/>
        </w:rPr>
      </w:pPr>
      <w:bookmarkStart w:id="20" w:name="_Ref24376"/>
      <w:r>
        <w:t xml:space="preserve">图 </w:t>
      </w:r>
      <w:r>
        <w:fldChar w:fldCharType="begin"/>
      </w:r>
      <w:r>
        <w:instrText xml:space="preserve"> SEQ 图 \* ARABIC </w:instrText>
      </w:r>
      <w:r>
        <w:fldChar w:fldCharType="separate"/>
      </w:r>
      <w:r>
        <w:t>6</w:t>
      </w:r>
      <w:r>
        <w:fldChar w:fldCharType="end"/>
      </w:r>
      <w:bookmarkEnd w:id="20"/>
      <w:r>
        <w:rPr>
          <w:rFonts w:hint="eastAsia"/>
          <w:lang w:val="en-US" w:eastAsia="zh-CN"/>
        </w:rPr>
        <w:t xml:space="preserve"> </w:t>
      </w:r>
      <w:r>
        <w:rPr>
          <w:rFonts w:ascii="Times New Roman" w:hAnsi="Times New Roman" w:cs="Times New Roman"/>
          <w:snapToGrid w:val="0"/>
          <w:spacing w:val="0"/>
          <w:kern w:val="0"/>
        </w:rPr>
        <w:t>STM32 BOOT</w:t>
      </w:r>
      <w:r>
        <w:rPr>
          <w:rFonts w:ascii="Times New Roman" w:cs="Times New Roman"/>
          <w:snapToGrid w:val="0"/>
          <w:spacing w:val="0"/>
          <w:kern w:val="0"/>
        </w:rPr>
        <w:t>电路</w:t>
      </w:r>
    </w:p>
    <w:p>
      <w:pPr>
        <w:keepNext w:val="0"/>
        <w:keepLines w:val="0"/>
        <w:pageBreakBefore w:val="0"/>
        <w:kinsoku/>
        <w:wordWrap/>
        <w:overflowPunct/>
        <w:topLinePunct w:val="0"/>
        <w:autoSpaceDE/>
        <w:autoSpaceDN/>
        <w:bidi w:val="0"/>
        <w:snapToGrid w:val="0"/>
        <w:spacing w:line="360" w:lineRule="auto"/>
        <w:ind w:left="0" w:leftChars="0" w:right="0" w:rightChars="0"/>
        <w:jc w:val="both"/>
        <w:textAlignment w:val="auto"/>
        <w:outlineLvl w:val="9"/>
        <w:rPr>
          <w:rFonts w:hint="eastAsia" w:ascii="Times New Roman" w:hAnsi="Times New Roman" w:cs="Times New Roman"/>
          <w:snapToGrid w:val="0"/>
          <w:spacing w:val="0"/>
          <w:kern w:val="0"/>
        </w:rPr>
      </w:pP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jc w:val="left"/>
        <w:textAlignment w:val="auto"/>
        <w:outlineLvl w:val="9"/>
        <w:rPr>
          <w:rFonts w:hint="eastAsia" w:ascii="Times New Roman" w:hAnsi="Times New Roman" w:cs="Times New Roman"/>
          <w:bCs/>
          <w:snapToGrid w:val="0"/>
          <w:spacing w:val="0"/>
          <w:kern w:val="0"/>
          <w:sz w:val="24"/>
          <w:szCs w:val="24"/>
        </w:rPr>
      </w:pPr>
      <w:r>
        <w:rPr>
          <w:rFonts w:hint="eastAsia"/>
          <w:bCs/>
          <w:snapToGrid w:val="0"/>
          <w:spacing w:val="0"/>
          <w:kern w:val="0"/>
          <w:sz w:val="24"/>
          <w:szCs w:val="24"/>
        </w:rPr>
        <w:t>⑤</w:t>
      </w:r>
      <w:r>
        <w:rPr>
          <w:rFonts w:ascii="Times New Roman" w:hAnsi="Times New Roman" w:cs="Times New Roman"/>
          <w:bCs/>
          <w:snapToGrid w:val="0"/>
          <w:spacing w:val="0"/>
          <w:kern w:val="0"/>
          <w:sz w:val="24"/>
          <w:szCs w:val="24"/>
        </w:rPr>
        <w:t xml:space="preserve">STM32 </w:t>
      </w:r>
      <w:r>
        <w:rPr>
          <w:rFonts w:hint="eastAsia" w:ascii="Times New Roman" w:hAnsi="Times New Roman" w:cs="Times New Roman"/>
          <w:bCs/>
          <w:snapToGrid w:val="0"/>
          <w:spacing w:val="0"/>
          <w:kern w:val="0"/>
          <w:sz w:val="24"/>
          <w:szCs w:val="24"/>
          <w:lang w:val="en-US" w:eastAsia="zh-CN"/>
        </w:rPr>
        <w:t>JTAG</w:t>
      </w:r>
      <w:r>
        <w:rPr>
          <w:rFonts w:ascii="Times New Roman" w:cs="Times New Roman"/>
          <w:bCs/>
          <w:snapToGrid w:val="0"/>
          <w:spacing w:val="0"/>
          <w:kern w:val="0"/>
          <w:sz w:val="24"/>
          <w:szCs w:val="24"/>
        </w:rPr>
        <w:t>调试接口</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hint="eastAsia" w:ascii="Times New Roman" w:cs="Times New Roman"/>
          <w:snapToGrid w:val="0"/>
          <w:spacing w:val="0"/>
          <w:kern w:val="0"/>
          <w:sz w:val="24"/>
          <w:szCs w:val="24"/>
          <w:lang w:val="en-US" w:eastAsia="zh-CN"/>
        </w:rPr>
      </w:pPr>
      <w:r>
        <w:rPr>
          <w:rFonts w:hint="default" w:ascii="Times New Roman" w:cs="Times New Roman"/>
          <w:snapToGrid w:val="0"/>
          <w:spacing w:val="0"/>
          <w:kern w:val="0"/>
          <w:sz w:val="24"/>
          <w:szCs w:val="24"/>
          <w:lang w:eastAsia="zh-CN"/>
        </w:rPr>
        <w:t>JTAG</w:t>
      </w:r>
      <w:r>
        <w:rPr>
          <w:rFonts w:hint="eastAsia" w:ascii="Times New Roman" w:cs="Times New Roman"/>
          <w:snapToGrid w:val="0"/>
          <w:spacing w:val="0"/>
          <w:kern w:val="0"/>
          <w:sz w:val="24"/>
          <w:szCs w:val="24"/>
          <w:lang w:eastAsia="zh-CN"/>
        </w:rPr>
        <w:t>（</w:t>
      </w:r>
      <w:r>
        <w:rPr>
          <w:rFonts w:hint="default" w:ascii="Times New Roman" w:cs="Times New Roman"/>
          <w:snapToGrid w:val="0"/>
          <w:spacing w:val="0"/>
          <w:kern w:val="0"/>
          <w:sz w:val="24"/>
          <w:szCs w:val="24"/>
          <w:lang w:eastAsia="zh-CN"/>
        </w:rPr>
        <w:t>Joint Test Action Group</w:t>
      </w:r>
      <w:r>
        <w:rPr>
          <w:rFonts w:hint="eastAsia" w:ascii="Times New Roman" w:cs="Times New Roman"/>
          <w:snapToGrid w:val="0"/>
          <w:spacing w:val="0"/>
          <w:kern w:val="0"/>
          <w:sz w:val="24"/>
          <w:szCs w:val="24"/>
          <w:lang w:eastAsia="zh-CN"/>
        </w:rPr>
        <w:t>，</w:t>
      </w:r>
      <w:r>
        <w:rPr>
          <w:rFonts w:hint="default" w:ascii="Times New Roman" w:cs="Times New Roman"/>
          <w:snapToGrid w:val="0"/>
          <w:spacing w:val="0"/>
          <w:kern w:val="0"/>
          <w:sz w:val="24"/>
          <w:szCs w:val="24"/>
          <w:lang w:eastAsia="zh-CN"/>
        </w:rPr>
        <w:t>联合测试行动小组</w:t>
      </w:r>
      <w:r>
        <w:rPr>
          <w:rFonts w:hint="eastAsia" w:ascii="Times New Roman" w:cs="Times New Roman"/>
          <w:snapToGrid w:val="0"/>
          <w:spacing w:val="0"/>
          <w:kern w:val="0"/>
          <w:sz w:val="24"/>
          <w:szCs w:val="24"/>
          <w:lang w:eastAsia="zh-CN"/>
        </w:rPr>
        <w:t>）</w:t>
      </w:r>
      <w:r>
        <w:rPr>
          <w:rFonts w:hint="default" w:ascii="Times New Roman" w:cs="Times New Roman"/>
          <w:snapToGrid w:val="0"/>
          <w:spacing w:val="0"/>
          <w:kern w:val="0"/>
          <w:sz w:val="24"/>
          <w:szCs w:val="24"/>
          <w:lang w:eastAsia="zh-CN"/>
        </w:rPr>
        <w:t>是一种国际标准测试协议，主要用于芯片内部测试及对系统进行仿真、调试。目前大多数比较复杂的器件如ARM、DSP、FPGA等都含有支持JTAG协议的模块。处理器上标准的JTAG接口是4线：TMS、TCK、TDI、TDO，分别为测试模式选择、测试时钟、测试数据输入和测试数据输出。目前JTAG接口的连接有两种标准，即14针接口和20针接口。</w:t>
      </w:r>
      <w:r>
        <w:rPr>
          <w:rFonts w:hint="eastAsia" w:ascii="Times New Roman" w:cs="Times New Roman"/>
          <w:snapToGrid w:val="0"/>
          <w:spacing w:val="0"/>
          <w:kern w:val="0"/>
          <w:sz w:val="24"/>
          <w:szCs w:val="24"/>
          <w:lang w:eastAsia="zh-CN"/>
        </w:rPr>
        <w:t>这里，我采用的是标准的</w:t>
      </w:r>
      <w:r>
        <w:rPr>
          <w:rFonts w:hint="eastAsia" w:ascii="Times New Roman" w:cs="Times New Roman"/>
          <w:snapToGrid w:val="0"/>
          <w:spacing w:val="0"/>
          <w:kern w:val="0"/>
          <w:sz w:val="24"/>
          <w:szCs w:val="24"/>
          <w:lang w:val="en-US" w:eastAsia="zh-CN"/>
        </w:rPr>
        <w:t>JTAG接法，</w:t>
      </w:r>
      <w:r>
        <w:rPr>
          <w:rFonts w:hint="default" w:ascii="Times New Roman" w:cs="Times New Roman"/>
          <w:snapToGrid w:val="0"/>
          <w:spacing w:val="0"/>
          <w:kern w:val="0"/>
          <w:sz w:val="24"/>
          <w:szCs w:val="24"/>
          <w:lang w:eastAsia="zh-CN"/>
        </w:rPr>
        <w:t>开发板上的处理器一般都采用标准的4线JTAG接口，即包含TMS、TCK、TDI、TDO接口（引脚）。还可能包含nTRST（测试系统复位信号）接口。</w:t>
      </w:r>
      <w:r>
        <w:rPr>
          <w:rFonts w:hint="eastAsia" w:ascii="Times New Roman" w:cs="Times New Roman"/>
          <w:snapToGrid w:val="0"/>
          <w:spacing w:val="0"/>
          <w:kern w:val="0"/>
          <w:sz w:val="24"/>
          <w:szCs w:val="24"/>
          <w:lang w:val="en-US" w:eastAsia="zh-CN"/>
        </w:rPr>
        <w:t>STM32开发板板载的标准20针JTAG/SWD接口如图</w:t>
      </w:r>
      <w:r>
        <w:rPr>
          <w:rFonts w:hint="eastAsia" w:ascii="Times New Roman" w:cs="Times New Roman"/>
          <w:snapToGrid w:val="0"/>
          <w:spacing w:val="0"/>
          <w:kern w:val="0"/>
          <w:sz w:val="24"/>
          <w:szCs w:val="24"/>
          <w:lang w:val="en-US" w:eastAsia="zh-CN"/>
        </w:rPr>
        <w:fldChar w:fldCharType="begin"/>
      </w:r>
      <w:r>
        <w:rPr>
          <w:rFonts w:hint="eastAsia" w:ascii="Times New Roman" w:cs="Times New Roman"/>
          <w:snapToGrid w:val="0"/>
          <w:spacing w:val="0"/>
          <w:kern w:val="0"/>
          <w:sz w:val="24"/>
          <w:szCs w:val="24"/>
          <w:lang w:val="en-US" w:eastAsia="zh-CN"/>
        </w:rPr>
        <w:instrText xml:space="preserve"> REF _Ref24448 \h </w:instrText>
      </w:r>
      <w:r>
        <w:rPr>
          <w:rFonts w:hint="eastAsia" w:ascii="Times New Roman" w:cs="Times New Roman"/>
          <w:snapToGrid w:val="0"/>
          <w:spacing w:val="0"/>
          <w:kern w:val="0"/>
          <w:sz w:val="24"/>
          <w:szCs w:val="24"/>
          <w:lang w:val="en-US" w:eastAsia="zh-CN"/>
        </w:rPr>
        <w:fldChar w:fldCharType="separate"/>
      </w:r>
      <w:r>
        <w:t>图 7</w:t>
      </w:r>
      <w:r>
        <w:rPr>
          <w:rFonts w:hint="eastAsia" w:ascii="Times New Roman" w:cs="Times New Roman"/>
          <w:snapToGrid w:val="0"/>
          <w:spacing w:val="0"/>
          <w:kern w:val="0"/>
          <w:sz w:val="24"/>
          <w:szCs w:val="24"/>
          <w:lang w:val="en-US" w:eastAsia="zh-CN"/>
        </w:rPr>
        <w:fldChar w:fldCharType="end"/>
      </w:r>
      <w:r>
        <w:rPr>
          <w:rFonts w:hint="eastAsia" w:ascii="Times New Roman" w:cs="Times New Roman"/>
          <w:snapToGrid w:val="0"/>
          <w:spacing w:val="0"/>
          <w:kern w:val="0"/>
          <w:sz w:val="24"/>
          <w:szCs w:val="24"/>
          <w:lang w:val="en-US" w:eastAsia="zh-CN"/>
        </w:rPr>
        <w:t>所示。</w:t>
      </w:r>
    </w:p>
    <w:p>
      <w:pPr>
        <w:keepNext w:val="0"/>
        <w:keepLines w:val="0"/>
        <w:pageBreakBefore w:val="0"/>
        <w:kinsoku/>
        <w:wordWrap/>
        <w:overflowPunct/>
        <w:topLinePunct w:val="0"/>
        <w:autoSpaceDE/>
        <w:autoSpaceDN/>
        <w:bidi w:val="0"/>
        <w:snapToGrid w:val="0"/>
        <w:spacing w:line="360" w:lineRule="auto"/>
        <w:ind w:left="0" w:leftChars="0" w:right="0" w:rightChars="0"/>
        <w:jc w:val="center"/>
        <w:textAlignment w:val="auto"/>
        <w:outlineLvl w:val="9"/>
        <w:rPr>
          <w:rFonts w:hint="default" w:ascii="Times New Roman" w:cs="Times New Roman"/>
          <w:snapToGrid w:val="0"/>
          <w:spacing w:val="0"/>
          <w:kern w:val="0"/>
          <w:sz w:val="24"/>
          <w:szCs w:val="24"/>
          <w:lang w:eastAsia="zh-CN"/>
        </w:rPr>
      </w:pPr>
      <w:r>
        <w:rPr>
          <w:rFonts w:ascii="宋体" w:hAnsi="宋体" w:eastAsia="宋体" w:cs="宋体"/>
          <w:snapToGrid w:val="0"/>
          <w:spacing w:val="0"/>
          <w:kern w:val="0"/>
          <w:sz w:val="24"/>
          <w:szCs w:val="24"/>
          <w:lang w:val="en-US" w:eastAsia="zh-CN" w:bidi="ar"/>
        </w:rPr>
        <w:drawing>
          <wp:inline distT="0" distB="0" distL="114300" distR="114300">
            <wp:extent cx="3552825" cy="2209800"/>
            <wp:effectExtent l="0" t="0" r="9525" b="0"/>
            <wp:docPr id="5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descr="IMG_256"/>
                    <pic:cNvPicPr>
                      <a:picLocks noChangeAspect="1"/>
                    </pic:cNvPicPr>
                  </pic:nvPicPr>
                  <pic:blipFill>
                    <a:blip r:embed="rId14"/>
                    <a:stretch>
                      <a:fillRect/>
                    </a:stretch>
                  </pic:blipFill>
                  <pic:spPr>
                    <a:xfrm>
                      <a:off x="0" y="0"/>
                      <a:ext cx="3552825" cy="2209800"/>
                    </a:xfrm>
                    <a:prstGeom prst="rect">
                      <a:avLst/>
                    </a:prstGeom>
                    <a:noFill/>
                    <a:ln w="9525">
                      <a:noFill/>
                    </a:ln>
                  </pic:spPr>
                </pic:pic>
              </a:graphicData>
            </a:graphic>
          </wp:inline>
        </w:drawing>
      </w:r>
    </w:p>
    <w:p>
      <w:pPr>
        <w:pStyle w:val="5"/>
        <w:keepNext w:val="0"/>
        <w:keepLines w:val="0"/>
        <w:pageBreakBefore w:val="0"/>
        <w:kinsoku/>
        <w:wordWrap/>
        <w:overflowPunct/>
        <w:topLinePunct w:val="0"/>
        <w:autoSpaceDE/>
        <w:autoSpaceDN/>
        <w:bidi w:val="0"/>
        <w:snapToGrid w:val="0"/>
        <w:spacing w:line="360" w:lineRule="auto"/>
        <w:ind w:left="0" w:leftChars="0" w:right="0" w:rightChars="0"/>
        <w:jc w:val="center"/>
        <w:textAlignment w:val="auto"/>
        <w:outlineLvl w:val="9"/>
        <w:rPr>
          <w:rFonts w:hint="eastAsia" w:ascii="Times New Roman" w:hAnsi="Times New Roman" w:cs="Times New Roman"/>
          <w:snapToGrid w:val="0"/>
          <w:spacing w:val="0"/>
          <w:kern w:val="0"/>
        </w:rPr>
      </w:pPr>
      <w:bookmarkStart w:id="21" w:name="_Ref24448"/>
      <w:r>
        <w:t xml:space="preserve">图 </w:t>
      </w:r>
      <w:r>
        <w:fldChar w:fldCharType="begin"/>
      </w:r>
      <w:r>
        <w:instrText xml:space="preserve"> SEQ 图 \* ARABIC </w:instrText>
      </w:r>
      <w:r>
        <w:fldChar w:fldCharType="separate"/>
      </w:r>
      <w:r>
        <w:t>7</w:t>
      </w:r>
      <w:r>
        <w:fldChar w:fldCharType="end"/>
      </w:r>
      <w:bookmarkEnd w:id="21"/>
      <w:r>
        <w:rPr>
          <w:rFonts w:hint="eastAsia"/>
          <w:lang w:val="en-US" w:eastAsia="zh-CN"/>
        </w:rPr>
        <w:t xml:space="preserve"> </w:t>
      </w:r>
      <w:r>
        <w:rPr>
          <w:rFonts w:ascii="Times New Roman" w:hAnsi="Times New Roman" w:cs="Times New Roman"/>
          <w:snapToGrid w:val="0"/>
          <w:spacing w:val="0"/>
          <w:kern w:val="0"/>
        </w:rPr>
        <w:t xml:space="preserve">STM32 </w:t>
      </w:r>
      <w:r>
        <w:rPr>
          <w:rFonts w:hint="eastAsia" w:ascii="Times New Roman" w:hAnsi="Times New Roman" w:cs="Times New Roman"/>
          <w:snapToGrid w:val="0"/>
          <w:spacing w:val="0"/>
          <w:kern w:val="0"/>
          <w:lang w:val="en-US" w:eastAsia="zh-CN"/>
        </w:rPr>
        <w:t>JTAG</w:t>
      </w:r>
      <w:r>
        <w:rPr>
          <w:rFonts w:ascii="Times New Roman" w:cs="Times New Roman"/>
          <w:snapToGrid w:val="0"/>
          <w:spacing w:val="0"/>
          <w:kern w:val="0"/>
        </w:rPr>
        <w:t>调试接口</w:t>
      </w:r>
    </w:p>
    <w:p>
      <w:pPr>
        <w:keepNext w:val="0"/>
        <w:keepLines w:val="0"/>
        <w:pageBreakBefore w:val="0"/>
        <w:kinsoku/>
        <w:wordWrap/>
        <w:overflowPunct/>
        <w:topLinePunct w:val="0"/>
        <w:autoSpaceDE/>
        <w:autoSpaceDN/>
        <w:bidi w:val="0"/>
        <w:snapToGrid w:val="0"/>
        <w:spacing w:line="360" w:lineRule="auto"/>
        <w:ind w:right="0" w:rightChars="0" w:firstLine="480" w:firstLineChars="200"/>
        <w:jc w:val="both"/>
        <w:textAlignment w:val="auto"/>
        <w:outlineLvl w:val="9"/>
        <w:rPr>
          <w:rFonts w:ascii="Times New Roman" w:cs="Times New Roman"/>
          <w:snapToGrid w:val="0"/>
          <w:spacing w:val="0"/>
          <w:kern w:val="0"/>
        </w:rPr>
      </w:pPr>
      <w:r>
        <w:rPr>
          <w:rFonts w:hint="default" w:ascii="Times New Roman" w:cs="Times New Roman"/>
          <w:snapToGrid w:val="0"/>
          <w:spacing w:val="0"/>
          <w:kern w:val="0"/>
          <w:sz w:val="24"/>
          <w:szCs w:val="24"/>
          <w:lang w:eastAsia="zh-CN"/>
        </w:rPr>
        <w:t>若要用J-link工具来实现对开发板处理器中的程序的调试（在线）与仿真，则开发板上需要建立一个20针的排针，将J-Link工具上的JTAG接口通过排线连接到排针上，然后再将开发板上的处理器中有关JTAG接口引出到此排针上，以跟JTAG接口对应的引脚相连。</w:t>
      </w:r>
      <w:r>
        <w:rPr>
          <w:rFonts w:hint="eastAsia" w:ascii="Times New Roman" w:cs="Times New Roman"/>
          <w:snapToGrid w:val="0"/>
          <w:spacing w:val="0"/>
          <w:kern w:val="0"/>
          <w:sz w:val="24"/>
          <w:szCs w:val="24"/>
          <w:lang w:val="en-US" w:eastAsia="zh-CN"/>
        </w:rPr>
        <w:t>这里，我们采用的是标准的JTAG接法，但是STM32还有SWD接口，SWD只需最少两根线（SWCLK和SWDIO）就可以下载并调试代码了，这同我们使用串口下载代码差不多。</w:t>
      </w:r>
    </w:p>
    <w:p>
      <w:pPr>
        <w:ind w:firstLine="480" w:firstLineChars="200"/>
        <w:rPr>
          <w:rFonts w:hint="eastAsia"/>
          <w:sz w:val="24"/>
          <w:szCs w:val="24"/>
          <w:lang w:val="en-US" w:eastAsia="zh-CN"/>
        </w:rPr>
      </w:pPr>
      <w:r>
        <w:rPr>
          <w:rFonts w:hint="eastAsia"/>
          <w:sz w:val="24"/>
          <w:szCs w:val="24"/>
          <w:lang w:val="en-US" w:eastAsia="zh-CN"/>
        </w:rPr>
        <w:t>如</w:t>
      </w:r>
      <w:r>
        <w:rPr>
          <w:rFonts w:hint="eastAsia"/>
          <w:sz w:val="24"/>
          <w:szCs w:val="24"/>
          <w:lang w:val="en-US" w:eastAsia="zh-CN"/>
        </w:rPr>
        <w:fldChar w:fldCharType="begin"/>
      </w:r>
      <w:r>
        <w:rPr>
          <w:rFonts w:hint="eastAsia"/>
          <w:sz w:val="24"/>
          <w:szCs w:val="24"/>
          <w:lang w:val="en-US" w:eastAsia="zh-CN"/>
        </w:rPr>
        <w:instrText xml:space="preserve"> REF _Ref24591 \h </w:instrText>
      </w:r>
      <w:r>
        <w:rPr>
          <w:rFonts w:hint="eastAsia"/>
          <w:sz w:val="24"/>
          <w:szCs w:val="24"/>
          <w:lang w:val="en-US" w:eastAsia="zh-CN"/>
        </w:rPr>
        <w:fldChar w:fldCharType="separate"/>
      </w:r>
      <w:r>
        <w:t>图 8</w:t>
      </w:r>
      <w:r>
        <w:rPr>
          <w:rFonts w:hint="eastAsia"/>
          <w:sz w:val="24"/>
          <w:szCs w:val="24"/>
          <w:lang w:val="en-US" w:eastAsia="zh-CN"/>
        </w:rPr>
        <w:fldChar w:fldCharType="end"/>
      </w:r>
      <w:r>
        <w:rPr>
          <w:rFonts w:hint="eastAsia"/>
          <w:sz w:val="24"/>
          <w:szCs w:val="24"/>
          <w:lang w:val="en-US" w:eastAsia="zh-CN"/>
        </w:rPr>
        <w:t>所示为STM32单片机的最小系统的各电路模块。</w:t>
      </w:r>
    </w:p>
    <w:p>
      <w:pPr>
        <w:spacing w:line="240" w:lineRule="auto"/>
        <w:jc w:val="cente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drawing>
          <wp:inline distT="0" distB="0" distL="114300" distR="114300">
            <wp:extent cx="5273040" cy="5217160"/>
            <wp:effectExtent l="0" t="0" r="3810" b="2540"/>
            <wp:docPr id="51" name="图片 51" descr="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U"/>
                    <pic:cNvPicPr>
                      <a:picLocks noChangeAspect="1"/>
                    </pic:cNvPicPr>
                  </pic:nvPicPr>
                  <pic:blipFill>
                    <a:blip r:embed="rId15"/>
                    <a:stretch>
                      <a:fillRect/>
                    </a:stretch>
                  </pic:blipFill>
                  <pic:spPr>
                    <a:xfrm>
                      <a:off x="0" y="0"/>
                      <a:ext cx="5273040" cy="5217160"/>
                    </a:xfrm>
                    <a:prstGeom prst="rect">
                      <a:avLst/>
                    </a:prstGeom>
                  </pic:spPr>
                </pic:pic>
              </a:graphicData>
            </a:graphic>
          </wp:inline>
        </w:drawing>
      </w:r>
    </w:p>
    <w:p>
      <w:pPr>
        <w:pStyle w:val="5"/>
        <w:spacing w:line="480" w:lineRule="exact"/>
        <w:rPr>
          <w:rFonts w:hint="eastAsia" w:ascii="Arial" w:hAnsi="Arial" w:eastAsia="宋体" w:cs="Arial"/>
          <w:b w:val="0"/>
          <w:i w:val="0"/>
          <w:caps w:val="0"/>
          <w:color w:val="333333"/>
          <w:spacing w:val="0"/>
          <w:sz w:val="21"/>
          <w:szCs w:val="21"/>
          <w:shd w:val="clear" w:fill="FFFFFF"/>
          <w:lang w:val="en-US" w:eastAsia="zh-CN"/>
        </w:rPr>
      </w:pPr>
      <w:bookmarkStart w:id="22" w:name="_Ref24591"/>
      <w:r>
        <w:t xml:space="preserve">图 </w:t>
      </w:r>
      <w:r>
        <w:fldChar w:fldCharType="begin"/>
      </w:r>
      <w:r>
        <w:instrText xml:space="preserve"> SEQ 图 \* ARABIC </w:instrText>
      </w:r>
      <w:r>
        <w:fldChar w:fldCharType="separate"/>
      </w:r>
      <w:r>
        <w:t>8</w:t>
      </w:r>
      <w:r>
        <w:fldChar w:fldCharType="end"/>
      </w:r>
      <w:bookmarkEnd w:id="22"/>
      <w:r>
        <w:rPr>
          <w:rFonts w:hint="eastAsia"/>
          <w:lang w:val="en-US" w:eastAsia="zh-CN"/>
        </w:rPr>
        <w:t xml:space="preserve"> STM32F407硬件设计图</w:t>
      </w:r>
    </w:p>
    <w:p>
      <w:pPr>
        <w:pStyle w:val="4"/>
        <w:rPr>
          <w:rFonts w:hint="eastAsia"/>
          <w:lang w:val="en-US" w:eastAsia="zh-CN"/>
        </w:rPr>
      </w:pPr>
      <w:bookmarkStart w:id="23" w:name="_Toc29003"/>
      <w:r>
        <w:rPr>
          <w:rFonts w:hint="eastAsia"/>
          <w:lang w:val="en-US" w:eastAsia="zh-CN"/>
        </w:rPr>
        <w:t>3.2.3 STM32F407硬件实物图</w:t>
      </w:r>
      <w:bookmarkEnd w:id="23"/>
    </w:p>
    <w:p>
      <w:pPr>
        <w:ind w:firstLine="480" w:firstLineChars="200"/>
        <w:rPr>
          <w:rFonts w:hint="eastAsia"/>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_Ref24817 \h </w:instrText>
      </w:r>
      <w:r>
        <w:rPr>
          <w:rFonts w:hint="eastAsia"/>
          <w:lang w:val="en-US" w:eastAsia="zh-CN"/>
        </w:rPr>
        <w:fldChar w:fldCharType="separate"/>
      </w:r>
      <w:r>
        <w:t>图 9</w:t>
      </w:r>
      <w:r>
        <w:rPr>
          <w:rFonts w:hint="eastAsia"/>
          <w:lang w:val="en-US" w:eastAsia="zh-CN"/>
        </w:rPr>
        <w:fldChar w:fldCharType="end"/>
      </w:r>
      <w:r>
        <w:rPr>
          <w:rFonts w:hint="eastAsia"/>
          <w:lang w:val="en-US" w:eastAsia="zh-CN"/>
        </w:rPr>
        <w:t>所示为系统使用的STM32F407硬件实物图。</w:t>
      </w:r>
    </w:p>
    <w:p>
      <w:pPr>
        <w:rPr>
          <w:rFonts w:hint="eastAsia"/>
          <w:lang w:val="en-US" w:eastAsia="zh-CN"/>
        </w:rPr>
      </w:pPr>
      <w:r>
        <w:rPr>
          <w:rFonts w:hint="eastAsia"/>
          <w:lang w:val="en-US" w:eastAsia="zh-CN"/>
        </w:rPr>
        <w:drawing>
          <wp:inline distT="0" distB="0" distL="114300" distR="114300">
            <wp:extent cx="5253990" cy="3940810"/>
            <wp:effectExtent l="0" t="0" r="3810" b="2540"/>
            <wp:docPr id="52" name="图片 52" descr="电路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电路板1"/>
                    <pic:cNvPicPr>
                      <a:picLocks noChangeAspect="1"/>
                    </pic:cNvPicPr>
                  </pic:nvPicPr>
                  <pic:blipFill>
                    <a:blip r:embed="rId16"/>
                    <a:stretch>
                      <a:fillRect/>
                    </a:stretch>
                  </pic:blipFill>
                  <pic:spPr>
                    <a:xfrm>
                      <a:off x="0" y="0"/>
                      <a:ext cx="5253990" cy="3940810"/>
                    </a:xfrm>
                    <a:prstGeom prst="rect">
                      <a:avLst/>
                    </a:prstGeom>
                  </pic:spPr>
                </pic:pic>
              </a:graphicData>
            </a:graphic>
          </wp:inline>
        </w:drawing>
      </w:r>
    </w:p>
    <w:p>
      <w:pPr>
        <w:rPr>
          <w:rFonts w:hint="eastAsia"/>
          <w:lang w:val="en-US" w:eastAsia="zh-CN"/>
        </w:rPr>
      </w:pPr>
    </w:p>
    <w:p>
      <w:pPr>
        <w:pStyle w:val="5"/>
        <w:rPr>
          <w:rFonts w:hint="eastAsia" w:eastAsia="宋体"/>
          <w:lang w:val="en-US" w:eastAsia="zh-CN"/>
        </w:rPr>
      </w:pPr>
      <w:bookmarkStart w:id="24" w:name="_Ref24817"/>
      <w:r>
        <w:t xml:space="preserve">图 </w:t>
      </w:r>
      <w:r>
        <w:fldChar w:fldCharType="begin"/>
      </w:r>
      <w:r>
        <w:instrText xml:space="preserve"> SEQ 图 \* ARABIC </w:instrText>
      </w:r>
      <w:r>
        <w:fldChar w:fldCharType="separate"/>
      </w:r>
      <w:r>
        <w:t>9</w:t>
      </w:r>
      <w:r>
        <w:fldChar w:fldCharType="end"/>
      </w:r>
      <w:bookmarkEnd w:id="24"/>
      <w:r>
        <w:rPr>
          <w:rFonts w:hint="eastAsia"/>
          <w:lang w:val="en-US" w:eastAsia="zh-CN"/>
        </w:rPr>
        <w:t xml:space="preserve"> STM32F407实物图</w:t>
      </w:r>
    </w:p>
    <w:p>
      <w:pPr>
        <w:rPr>
          <w:rFonts w:hint="eastAsia"/>
          <w:lang w:val="en-US" w:eastAsia="zh-CN"/>
        </w:rPr>
      </w:pPr>
    </w:p>
    <w:p>
      <w:pPr>
        <w:pStyle w:val="3"/>
        <w:rPr>
          <w:rFonts w:hint="eastAsia"/>
          <w:lang w:val="en-US" w:eastAsia="zh-CN"/>
        </w:rPr>
      </w:pPr>
      <w:bookmarkStart w:id="25" w:name="_Toc26758"/>
      <w:r>
        <w:rPr>
          <w:rFonts w:hint="eastAsia"/>
          <w:lang w:val="en-US" w:eastAsia="zh-CN"/>
        </w:rPr>
        <w:t>3.3 HC-05蓝牙模块硬件设计</w:t>
      </w:r>
      <w:bookmarkEnd w:id="25"/>
    </w:p>
    <w:p>
      <w:pPr>
        <w:pStyle w:val="4"/>
        <w:rPr>
          <w:rFonts w:hint="eastAsia"/>
          <w:lang w:val="en-US" w:eastAsia="zh-CN"/>
        </w:rPr>
      </w:pPr>
      <w:bookmarkStart w:id="26" w:name="_Toc20418"/>
      <w:r>
        <w:rPr>
          <w:rFonts w:hint="eastAsia"/>
          <w:lang w:val="en-US" w:eastAsia="zh-CN"/>
        </w:rPr>
        <w:t>3.3.1 HC-05蓝牙方案简介</w:t>
      </w:r>
      <w:bookmarkEnd w:id="26"/>
    </w:p>
    <w:p>
      <w:pPr>
        <w:rPr>
          <w:rFonts w:hint="eastAsia" w:hAnsi="宋体"/>
          <w:color w:val="000000"/>
          <w:sz w:val="24"/>
          <w:szCs w:val="24"/>
          <w:lang w:val="en-US" w:eastAsia="zh-CN"/>
        </w:rPr>
      </w:pPr>
      <w:r>
        <w:rPr>
          <w:rFonts w:hint="eastAsia"/>
          <w:lang w:val="en-US" w:eastAsia="zh-CN"/>
        </w:rPr>
        <w:t xml:space="preserve">    HC-05是一款高性能的主从一体蓝牙串口模块，该</w:t>
      </w:r>
      <w:r>
        <w:rPr>
          <w:rFonts w:hint="eastAsia" w:hAnsi="宋体"/>
          <w:color w:val="000000"/>
          <w:sz w:val="24"/>
          <w:szCs w:val="24"/>
          <w:lang w:val="en-US" w:eastAsia="zh-CN"/>
        </w:rPr>
        <w:t>蓝牙模块的特点如下：</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（1）采用CSR主流蓝牙芯片，蓝牙V2.0协议标准；</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（2）输入电压:3.6V--6V,禁止超过7V；</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（3）波特率为1200，2400，4800，9600，19200，38400，57600，115200</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用户可设置；</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（4）带连接状态指示灯,LED快闪表示没有蓝牙连接;LED慢闪表示进入</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AT命令模式；</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（5）板载3.3V稳压芯片,输入电压直流3.6V-6V;未配对时,电流约</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30mA(因LED灯闪烁,电流处于变化状态)；配对成功后,电流大约10mA。</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（6）用于GPS导航系统，水电煤气抄表系统，工业现场采控系统；</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（7）可以与蓝牙笔记本电脑、电脑加蓝牙适配器等设备进行无缝连接。</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（8）HC-05 嵌入式蓝牙串口通讯模块（以下简称模块）具有两种工作模</w:t>
      </w:r>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 xml:space="preserve">式：命令响应工作模式和自动连接工作模式，在自动连接工作模式下模块又可分为主（Master） 、从（Slave）和回环（Loopback）三种工作角色。当模块处于自动连接工作模式时，将自动根据事先设定的方式连接的数据传输；当模块处于命令响应工作模式时能执行下述所有 AT 命令，用户可向模块发送各种 AT 指令，为模块设定控制参数或发布控制命令。通过控制模块外部引脚（PIO11）输入电平，可以实现模块工作状态的动态转换。  </w:t>
      </w:r>
    </w:p>
    <w:p>
      <w:pPr>
        <w:pStyle w:val="4"/>
        <w:rPr>
          <w:rFonts w:hint="eastAsia"/>
          <w:lang w:val="en-US" w:eastAsia="zh-CN"/>
        </w:rPr>
      </w:pPr>
      <w:bookmarkStart w:id="27" w:name="_Toc8053"/>
      <w:r>
        <w:rPr>
          <w:rFonts w:hint="eastAsia"/>
          <w:lang w:val="en-US" w:eastAsia="zh-CN"/>
        </w:rPr>
        <w:t>3.3.2 HC-05蓝牙模块电路设计</w:t>
      </w:r>
      <w:bookmarkEnd w:id="27"/>
    </w:p>
    <w:p>
      <w:pPr>
        <w:spacing w:line="240" w:lineRule="auto"/>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HC-05蓝牙模块的电路原理图见</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REF _Ref27455 \h </w:instrText>
      </w:r>
      <w:r>
        <w:rPr>
          <w:rFonts w:hint="eastAsia" w:hAnsi="宋体"/>
          <w:color w:val="000000"/>
          <w:sz w:val="24"/>
          <w:szCs w:val="24"/>
          <w:lang w:val="en-US" w:eastAsia="zh-CN"/>
        </w:rPr>
        <w:fldChar w:fldCharType="separate"/>
      </w:r>
      <w:r>
        <w:t>图 10</w:t>
      </w:r>
      <w:r>
        <w:rPr>
          <w:rFonts w:hint="eastAsia" w:hAnsi="宋体"/>
          <w:color w:val="000000"/>
          <w:sz w:val="24"/>
          <w:szCs w:val="24"/>
          <w:lang w:val="en-US" w:eastAsia="zh-CN"/>
        </w:rPr>
        <w:fldChar w:fldCharType="end"/>
      </w:r>
      <w:r>
        <w:rPr>
          <w:rFonts w:hint="eastAsia" w:hAnsi="宋体"/>
          <w:color w:val="000000"/>
          <w:sz w:val="24"/>
          <w:szCs w:val="24"/>
          <w:lang w:val="en-US" w:eastAsia="zh-CN"/>
        </w:rPr>
        <w:t>所示。</w:t>
      </w:r>
    </w:p>
    <w:p>
      <w:pPr>
        <w:pStyle w:val="5"/>
        <w:spacing w:line="480" w:lineRule="exact"/>
        <w:rPr>
          <w:rFonts w:hint="eastAsia" w:hAnsi="宋体"/>
          <w:color w:val="000000"/>
          <w:sz w:val="24"/>
          <w:szCs w:val="24"/>
          <w:lang w:val="en-US" w:eastAsia="zh-CN"/>
        </w:rPr>
      </w:pPr>
      <w:bookmarkStart w:id="28" w:name="_Ref27455"/>
      <w:r>
        <w:t xml:space="preserve">图 </w:t>
      </w:r>
      <w:r>
        <w:fldChar w:fldCharType="begin"/>
      </w:r>
      <w:r>
        <w:instrText xml:space="preserve"> SEQ 图 \* ARABIC </w:instrText>
      </w:r>
      <w:r>
        <w:fldChar w:fldCharType="separate"/>
      </w:r>
      <w:r>
        <w:t>10</w:t>
      </w:r>
      <w:r>
        <w:fldChar w:fldCharType="end"/>
      </w:r>
      <w:bookmarkEnd w:id="28"/>
      <w:r>
        <w:rPr>
          <w:rFonts w:hint="eastAsia" w:hAnsi="宋体"/>
          <w:color w:val="000000"/>
          <w:sz w:val="24"/>
          <w:szCs w:val="24"/>
          <w:lang w:val="en-US" w:eastAsia="zh-CN"/>
        </w:rPr>
        <w:drawing>
          <wp:anchor distT="0" distB="0" distL="114300" distR="114300" simplePos="0" relativeHeight="251688960" behindDoc="0" locked="0" layoutInCell="1" allowOverlap="1">
            <wp:simplePos x="0" y="0"/>
            <wp:positionH relativeFrom="column">
              <wp:align>center</wp:align>
            </wp:positionH>
            <wp:positionV relativeFrom="paragraph">
              <wp:posOffset>114935</wp:posOffset>
            </wp:positionV>
            <wp:extent cx="3919855" cy="3485515"/>
            <wp:effectExtent l="0" t="0" r="4445" b="635"/>
            <wp:wrapTopAndBottom/>
            <wp:docPr id="58" name="图片 58" descr="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C05"/>
                    <pic:cNvPicPr>
                      <a:picLocks noChangeAspect="1"/>
                    </pic:cNvPicPr>
                  </pic:nvPicPr>
                  <pic:blipFill>
                    <a:blip r:embed="rId17"/>
                    <a:srcRect t="5556"/>
                    <a:stretch>
                      <a:fillRect/>
                    </a:stretch>
                  </pic:blipFill>
                  <pic:spPr>
                    <a:xfrm>
                      <a:off x="0" y="0"/>
                      <a:ext cx="3919855" cy="3485515"/>
                    </a:xfrm>
                    <a:prstGeom prst="rect">
                      <a:avLst/>
                    </a:prstGeom>
                  </pic:spPr>
                </pic:pic>
              </a:graphicData>
            </a:graphic>
          </wp:anchor>
        </w:drawing>
      </w:r>
      <w:r>
        <w:rPr>
          <w:rFonts w:hint="eastAsia"/>
          <w:lang w:val="en-US" w:eastAsia="zh-CN"/>
        </w:rPr>
        <w:t xml:space="preserve"> HC-05蓝牙模块电路设计</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hint="eastAsia" w:ascii="Times New Roman" w:hAnsi="Times New Roman" w:cs="Times New Roman"/>
          <w:snapToGrid w:val="0"/>
          <w:spacing w:val="0"/>
          <w:kern w:val="0"/>
          <w:sz w:val="24"/>
          <w:szCs w:val="24"/>
          <w:lang w:val="en-US" w:eastAsia="zh-CN"/>
        </w:rPr>
      </w:pPr>
      <w:r>
        <w:rPr>
          <w:rFonts w:hint="eastAsia" w:ascii="Times New Roman" w:hAnsi="Times New Roman" w:cs="Times New Roman"/>
          <w:snapToGrid w:val="0"/>
          <w:spacing w:val="0"/>
          <w:kern w:val="0"/>
          <w:sz w:val="24"/>
          <w:szCs w:val="24"/>
          <w:lang w:val="en-US" w:eastAsia="zh-CN"/>
        </w:rPr>
        <w:t>模块与单片机连接最少只需要4根线即可：VCC、GND、TXD、RXD，VCC和GND用于给模块供电，模块TXD和RXD则连接单片机的RXD和TXD即可。本模块兼容5 V 和3.3 V单片机系统，所以可以很方便的连接到你的系统里面去。ATK-HC05模块与单片机系统的典型连接方式如</w:t>
      </w:r>
      <w:r>
        <w:rPr>
          <w:rFonts w:hint="eastAsia" w:ascii="Times New Roman" w:hAnsi="Times New Roman" w:cs="Times New Roman"/>
          <w:snapToGrid w:val="0"/>
          <w:spacing w:val="0"/>
          <w:kern w:val="0"/>
          <w:sz w:val="24"/>
          <w:szCs w:val="24"/>
          <w:lang w:val="en-US" w:eastAsia="zh-CN"/>
        </w:rPr>
        <w:fldChar w:fldCharType="begin"/>
      </w:r>
      <w:r>
        <w:rPr>
          <w:rFonts w:hint="eastAsia" w:ascii="Times New Roman" w:hAnsi="Times New Roman" w:cs="Times New Roman"/>
          <w:snapToGrid w:val="0"/>
          <w:spacing w:val="0"/>
          <w:kern w:val="0"/>
          <w:sz w:val="24"/>
          <w:szCs w:val="24"/>
          <w:lang w:val="en-US" w:eastAsia="zh-CN"/>
        </w:rPr>
        <w:instrText xml:space="preserve"> REF _Ref28719 \h </w:instrText>
      </w:r>
      <w:r>
        <w:rPr>
          <w:rFonts w:hint="eastAsia" w:ascii="Times New Roman" w:hAnsi="Times New Roman" w:cs="Times New Roman"/>
          <w:snapToGrid w:val="0"/>
          <w:spacing w:val="0"/>
          <w:kern w:val="0"/>
          <w:sz w:val="24"/>
          <w:szCs w:val="24"/>
          <w:lang w:val="en-US" w:eastAsia="zh-CN"/>
        </w:rPr>
        <w:fldChar w:fldCharType="separate"/>
      </w:r>
      <w:r>
        <w:t>图 11</w:t>
      </w:r>
      <w:r>
        <w:rPr>
          <w:rFonts w:hint="eastAsia" w:ascii="Times New Roman" w:hAnsi="Times New Roman" w:cs="Times New Roman"/>
          <w:snapToGrid w:val="0"/>
          <w:spacing w:val="0"/>
          <w:kern w:val="0"/>
          <w:sz w:val="24"/>
          <w:szCs w:val="24"/>
          <w:lang w:val="en-US" w:eastAsia="zh-CN"/>
        </w:rPr>
        <w:fldChar w:fldCharType="end"/>
      </w:r>
      <w:r>
        <w:rPr>
          <w:rFonts w:hint="eastAsia" w:ascii="Times New Roman" w:hAnsi="Times New Roman" w:cs="Times New Roman"/>
          <w:snapToGrid w:val="0"/>
          <w:spacing w:val="0"/>
          <w:kern w:val="0"/>
          <w:sz w:val="24"/>
          <w:szCs w:val="24"/>
          <w:lang w:val="en-US" w:eastAsia="zh-CN"/>
        </w:rPr>
        <w:t>所示。</w:t>
      </w:r>
    </w:p>
    <w:p>
      <w:pPr>
        <w:keepNext w:val="0"/>
        <w:keepLines w:val="0"/>
        <w:pageBreakBefore w:val="0"/>
        <w:kinsoku/>
        <w:wordWrap/>
        <w:overflowPunct/>
        <w:topLinePunct w:val="0"/>
        <w:autoSpaceDE/>
        <w:autoSpaceDN/>
        <w:bidi w:val="0"/>
        <w:snapToGrid w:val="0"/>
        <w:spacing w:line="360" w:lineRule="auto"/>
        <w:ind w:left="0" w:leftChars="0" w:right="0" w:rightChars="0" w:firstLine="0" w:firstLineChars="0"/>
        <w:jc w:val="center"/>
        <w:textAlignment w:val="auto"/>
        <w:outlineLvl w:val="9"/>
        <w:rPr>
          <w:rFonts w:hint="eastAsia" w:ascii="Times New Roman" w:hAnsi="Times New Roman" w:cs="Times New Roman"/>
          <w:snapToGrid w:val="0"/>
          <w:spacing w:val="0"/>
          <w:kern w:val="0"/>
          <w:sz w:val="24"/>
          <w:szCs w:val="24"/>
          <w:lang w:val="en-US" w:eastAsia="zh-CN"/>
        </w:rPr>
      </w:pPr>
      <w:r>
        <w:rPr>
          <w:snapToGrid w:val="0"/>
          <w:spacing w:val="0"/>
          <w:kern w:val="0"/>
        </w:rPr>
        <w:drawing>
          <wp:inline distT="0" distB="0" distL="114300" distR="114300">
            <wp:extent cx="3331845" cy="1016000"/>
            <wp:effectExtent l="0" t="0" r="1905" b="1270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18"/>
                    <a:stretch>
                      <a:fillRect/>
                    </a:stretch>
                  </pic:blipFill>
                  <pic:spPr>
                    <a:xfrm>
                      <a:off x="0" y="0"/>
                      <a:ext cx="3331845" cy="1016000"/>
                    </a:xfrm>
                    <a:prstGeom prst="rect">
                      <a:avLst/>
                    </a:prstGeom>
                    <a:noFill/>
                    <a:ln w="9525">
                      <a:noFill/>
                    </a:ln>
                  </pic:spPr>
                </pic:pic>
              </a:graphicData>
            </a:graphic>
          </wp:inline>
        </w:drawing>
      </w:r>
    </w:p>
    <w:p>
      <w:pPr>
        <w:pStyle w:val="5"/>
        <w:keepNext w:val="0"/>
        <w:keepLines w:val="0"/>
        <w:pageBreakBefore w:val="0"/>
        <w:kinsoku/>
        <w:wordWrap/>
        <w:overflowPunct/>
        <w:topLinePunct w:val="0"/>
        <w:autoSpaceDE/>
        <w:autoSpaceDN/>
        <w:bidi w:val="0"/>
        <w:snapToGrid w:val="0"/>
        <w:spacing w:line="360" w:lineRule="auto"/>
        <w:ind w:left="0" w:leftChars="0" w:right="0" w:rightChars="0"/>
        <w:jc w:val="center"/>
        <w:textAlignment w:val="auto"/>
        <w:outlineLvl w:val="9"/>
        <w:rPr>
          <w:rFonts w:hint="eastAsia" w:ascii="Times New Roman" w:hAnsi="Times New Roman" w:cs="Times New Roman"/>
          <w:snapToGrid w:val="0"/>
          <w:spacing w:val="0"/>
          <w:kern w:val="0"/>
          <w:sz w:val="24"/>
          <w:szCs w:val="24"/>
          <w:lang w:val="en-US" w:eastAsia="zh-CN"/>
        </w:rPr>
      </w:pPr>
      <w:bookmarkStart w:id="29" w:name="_Ref28719"/>
      <w:r>
        <w:t xml:space="preserve">图 </w:t>
      </w:r>
      <w:r>
        <w:fldChar w:fldCharType="begin"/>
      </w:r>
      <w:r>
        <w:instrText xml:space="preserve"> SEQ 图 \* ARABIC </w:instrText>
      </w:r>
      <w:r>
        <w:fldChar w:fldCharType="separate"/>
      </w:r>
      <w:r>
        <w:t>11</w:t>
      </w:r>
      <w:r>
        <w:fldChar w:fldCharType="end"/>
      </w:r>
      <w:bookmarkEnd w:id="29"/>
      <w:r>
        <w:rPr>
          <w:rFonts w:hint="eastAsia"/>
          <w:lang w:val="en-US" w:eastAsia="zh-CN"/>
        </w:rPr>
        <w:t xml:space="preserve"> </w:t>
      </w:r>
      <w:r>
        <w:rPr>
          <w:rFonts w:hint="eastAsia" w:ascii="Times New Roman" w:hAnsi="Times New Roman" w:cs="Times New Roman"/>
          <w:snapToGrid w:val="0"/>
          <w:spacing w:val="0"/>
          <w:kern w:val="0"/>
          <w:sz w:val="24"/>
          <w:szCs w:val="24"/>
          <w:lang w:val="en-US" w:eastAsia="zh-CN"/>
        </w:rPr>
        <w:t>模块与单片机系统连接图</w:t>
      </w:r>
    </w:p>
    <w:p>
      <w:pPr>
        <w:keepNext w:val="0"/>
        <w:keepLines w:val="0"/>
        <w:pageBreakBefore w:val="0"/>
        <w:numPr>
          <w:ins w:id="2" w:author="Unknown" w:date="2016-05-30T11:26:00Z"/>
        </w:numPr>
        <w:kinsoku/>
        <w:wordWrap/>
        <w:overflowPunct/>
        <w:topLinePunct w:val="0"/>
        <w:autoSpaceDE/>
        <w:autoSpaceDN/>
        <w:bidi w:val="0"/>
        <w:snapToGrid w:val="0"/>
        <w:spacing w:line="360" w:lineRule="auto"/>
        <w:ind w:left="0" w:leftChars="0" w:right="0" w:rightChars="0" w:firstLine="480" w:firstLineChars="200"/>
        <w:textAlignment w:val="auto"/>
        <w:outlineLvl w:val="9"/>
        <w:rPr>
          <w:rFonts w:ascii="Times New Roman" w:hAnsi="Times New Roman" w:cs="Times New Roman"/>
          <w:snapToGrid w:val="0"/>
          <w:spacing w:val="0"/>
          <w:kern w:val="0"/>
          <w:sz w:val="24"/>
        </w:rPr>
      </w:pPr>
      <w:r>
        <w:rPr>
          <w:rFonts w:hint="eastAsia"/>
          <w:lang w:val="en-US" w:eastAsia="zh-CN"/>
        </w:rPr>
        <w:t>HC05蓝牙模块接收手机蓝牙发送的指令，并发送至单片机进行信息处理。整个过程中采用串行通信。</w:t>
      </w:r>
      <w:r>
        <w:rPr>
          <w:rFonts w:ascii="Times New Roman" w:cs="Times New Roman"/>
          <w:snapToGrid w:val="0"/>
          <w:spacing w:val="0"/>
          <w:kern w:val="0"/>
          <w:sz w:val="24"/>
        </w:rPr>
        <w:t>串行通信是指数据一位一位串行按顺序传送的通信方式，即构成的二进制代码序列在</w:t>
      </w:r>
      <w:r>
        <w:rPr>
          <w:rFonts w:ascii="Times New Roman" w:hAnsi="Times New Roman" w:cs="Times New Roman"/>
          <w:snapToGrid w:val="0"/>
          <w:spacing w:val="0"/>
          <w:kern w:val="0"/>
          <w:sz w:val="24"/>
        </w:rPr>
        <w:t>1</w:t>
      </w:r>
      <w:r>
        <w:rPr>
          <w:rFonts w:ascii="Times New Roman" w:cs="Times New Roman"/>
          <w:snapToGrid w:val="0"/>
          <w:spacing w:val="0"/>
          <w:kern w:val="0"/>
          <w:sz w:val="24"/>
        </w:rPr>
        <w:t>条信道上，以位</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码元</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为单位，按时间顺序且按位输入方式。典型的串行传输通常由</w:t>
      </w:r>
      <w:r>
        <w:rPr>
          <w:rFonts w:ascii="Times New Roman" w:hAnsi="Times New Roman" w:cs="Times New Roman"/>
          <w:snapToGrid w:val="0"/>
          <w:spacing w:val="0"/>
          <w:kern w:val="0"/>
          <w:sz w:val="24"/>
        </w:rPr>
        <w:t>2</w:t>
      </w:r>
      <w:r>
        <w:rPr>
          <w:rFonts w:ascii="Times New Roman" w:cs="Times New Roman"/>
          <w:snapToGrid w:val="0"/>
          <w:spacing w:val="0"/>
          <w:kern w:val="0"/>
          <w:sz w:val="24"/>
        </w:rPr>
        <w:t>根信号线构成，包括数据信号线和时钟信号线。按数据流的方向分可分为单工、半双工和全双工等</w:t>
      </w:r>
      <w:r>
        <w:rPr>
          <w:rFonts w:ascii="Times New Roman" w:hAnsi="Times New Roman" w:cs="Times New Roman"/>
          <w:snapToGrid w:val="0"/>
          <w:spacing w:val="0"/>
          <w:kern w:val="0"/>
          <w:sz w:val="24"/>
        </w:rPr>
        <w:t>3</w:t>
      </w:r>
      <w:r>
        <w:rPr>
          <w:rFonts w:ascii="Times New Roman" w:cs="Times New Roman"/>
          <w:snapToGrid w:val="0"/>
          <w:spacing w:val="0"/>
          <w:kern w:val="0"/>
          <w:sz w:val="24"/>
        </w:rPr>
        <w:t>种方式；按数据信号和时钟信号同步与否可以分为同步通信方式和异步通信方式</w:t>
      </w:r>
      <w:r>
        <w:rPr>
          <w:rFonts w:ascii="Times New Roman" w:hAnsi="Times New Roman" w:cs="Times New Roman"/>
          <w:snapToGrid w:val="0"/>
          <w:spacing w:val="0"/>
          <w:kern w:val="0"/>
          <w:sz w:val="24"/>
        </w:rPr>
        <w:t>2</w:t>
      </w:r>
      <w:r>
        <w:rPr>
          <w:rFonts w:ascii="Times New Roman" w:cs="Times New Roman"/>
          <w:snapToGrid w:val="0"/>
          <w:spacing w:val="0"/>
          <w:kern w:val="0"/>
          <w:sz w:val="24"/>
        </w:rPr>
        <w:t>种。生活中我们通常称呼的串行通信，其实是</w:t>
      </w:r>
      <w:r>
        <w:rPr>
          <w:rFonts w:ascii="Times New Roman" w:hAnsi="Times New Roman" w:cs="Times New Roman"/>
          <w:snapToGrid w:val="0"/>
          <w:spacing w:val="0"/>
          <w:kern w:val="0"/>
          <w:sz w:val="24"/>
        </w:rPr>
        <w:t>UART</w:t>
      </w:r>
      <w:r>
        <w:rPr>
          <w:rFonts w:ascii="Times New Roman" w:cs="Times New Roman"/>
          <w:snapToGrid w:val="0"/>
          <w:spacing w:val="0"/>
          <w:kern w:val="0"/>
          <w:sz w:val="24"/>
        </w:rPr>
        <w:t>接口的通信，它是一种异步通信，我们在本次设计中也是采用这种方式。</w:t>
      </w:r>
    </w:p>
    <w:p>
      <w:pPr>
        <w:keepNext w:val="0"/>
        <w:keepLines w:val="0"/>
        <w:pageBreakBefore w:val="0"/>
        <w:numPr>
          <w:ins w:id="3" w:author="Unknown" w:date="2016-05-30T11:26:00Z"/>
        </w:numPr>
        <w:kinsoku/>
        <w:wordWrap/>
        <w:overflowPunct/>
        <w:topLinePunct w:val="0"/>
        <w:autoSpaceDE/>
        <w:autoSpaceDN/>
        <w:bidi w:val="0"/>
        <w:snapToGrid w:val="0"/>
        <w:spacing w:line="360" w:lineRule="auto"/>
        <w:ind w:left="0" w:leftChars="0" w:right="0" w:rightChars="0" w:firstLine="480" w:firstLineChars="200"/>
        <w:textAlignment w:val="auto"/>
        <w:outlineLvl w:val="9"/>
        <w:rPr>
          <w:rFonts w:ascii="Times New Roman" w:hAnsi="Times New Roman" w:cs="Times New Roman"/>
          <w:snapToGrid w:val="0"/>
          <w:spacing w:val="0"/>
          <w:kern w:val="0"/>
          <w:sz w:val="24"/>
        </w:rPr>
      </w:pPr>
      <w:r>
        <w:rPr>
          <w:rFonts w:ascii="Times New Roman" w:cs="Times New Roman"/>
          <w:snapToGrid w:val="0"/>
          <w:spacing w:val="0"/>
          <w:kern w:val="0"/>
          <w:sz w:val="24"/>
        </w:rPr>
        <w:t>异步通信中，每传输</w:t>
      </w:r>
      <w:r>
        <w:rPr>
          <w:rFonts w:ascii="Times New Roman" w:hAnsi="Times New Roman" w:cs="Times New Roman"/>
          <w:snapToGrid w:val="0"/>
          <w:spacing w:val="0"/>
          <w:kern w:val="0"/>
          <w:sz w:val="24"/>
        </w:rPr>
        <w:t>1</w:t>
      </w:r>
      <w:r>
        <w:rPr>
          <w:rFonts w:ascii="Times New Roman" w:cs="Times New Roman"/>
          <w:snapToGrid w:val="0"/>
          <w:spacing w:val="0"/>
          <w:kern w:val="0"/>
          <w:sz w:val="24"/>
        </w:rPr>
        <w:t>帧字符，在字符的前面都必须加上起始位</w:t>
      </w:r>
      <w:r>
        <w:rPr>
          <w:rFonts w:hint="eastAsia" w:ascii="Times New Roman" w:hAnsi="Times New Roman" w:cs="Times New Roman"/>
          <w:snapToGrid w:val="0"/>
          <w:spacing w:val="0"/>
          <w:kern w:val="0"/>
          <w:sz w:val="24"/>
        </w:rPr>
        <w:t>“</w:t>
      </w:r>
      <w:r>
        <w:rPr>
          <w:rFonts w:ascii="Times New Roman" w:hAnsi="Times New Roman" w:cs="Times New Roman"/>
          <w:snapToGrid w:val="0"/>
          <w:spacing w:val="0"/>
          <w:kern w:val="0"/>
          <w:sz w:val="24"/>
        </w:rPr>
        <w:t>0</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，后面加个停止位</w:t>
      </w:r>
      <w:r>
        <w:rPr>
          <w:rFonts w:hint="eastAsia" w:ascii="Times New Roman" w:hAnsi="Times New Roman" w:cs="Times New Roman"/>
          <w:snapToGrid w:val="0"/>
          <w:spacing w:val="0"/>
          <w:kern w:val="0"/>
          <w:sz w:val="24"/>
        </w:rPr>
        <w:t>“</w:t>
      </w:r>
      <w:r>
        <w:rPr>
          <w:rFonts w:ascii="Times New Roman" w:hAnsi="Times New Roman" w:cs="Times New Roman"/>
          <w:snapToGrid w:val="0"/>
          <w:spacing w:val="0"/>
          <w:kern w:val="0"/>
          <w:sz w:val="24"/>
        </w:rPr>
        <w:t>1</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，这是一种起止式的通信方式，字符之间没有固定的间隔长度，但占用了传输时间，在要求传送数据量较大的场合，速度就慢得多。异步数据发送器先送出</w:t>
      </w:r>
      <w:r>
        <w:rPr>
          <w:rFonts w:ascii="Times New Roman" w:hAnsi="Times New Roman" w:cs="Times New Roman"/>
          <w:snapToGrid w:val="0"/>
          <w:spacing w:val="0"/>
          <w:kern w:val="0"/>
          <w:sz w:val="24"/>
        </w:rPr>
        <w:t>1</w:t>
      </w:r>
      <w:r>
        <w:rPr>
          <w:rFonts w:ascii="Times New Roman" w:cs="Times New Roman"/>
          <w:snapToGrid w:val="0"/>
          <w:spacing w:val="0"/>
          <w:kern w:val="0"/>
          <w:sz w:val="24"/>
        </w:rPr>
        <w:t>个起始位，再送出具有一定格式的串行数据位、奇偶检验位和停止位。在不传送字符时，应插入空闲位，空闲位保持为</w:t>
      </w:r>
      <w:r>
        <w:rPr>
          <w:rFonts w:hint="eastAsia" w:ascii="Times New Roman" w:hAnsi="Times New Roman" w:cs="Times New Roman"/>
          <w:snapToGrid w:val="0"/>
          <w:spacing w:val="0"/>
          <w:kern w:val="0"/>
          <w:sz w:val="24"/>
        </w:rPr>
        <w:t>“</w:t>
      </w:r>
      <w:r>
        <w:rPr>
          <w:rFonts w:ascii="Times New Roman" w:hAnsi="Times New Roman" w:cs="Times New Roman"/>
          <w:snapToGrid w:val="0"/>
          <w:spacing w:val="0"/>
          <w:kern w:val="0"/>
          <w:sz w:val="24"/>
        </w:rPr>
        <w:t>1</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。接收端不断检测线路的状态，当数据发送器要发送</w:t>
      </w:r>
      <w:r>
        <w:rPr>
          <w:rFonts w:ascii="Times New Roman" w:hAnsi="Times New Roman" w:cs="Times New Roman"/>
          <w:snapToGrid w:val="0"/>
          <w:spacing w:val="0"/>
          <w:kern w:val="0"/>
          <w:sz w:val="24"/>
        </w:rPr>
        <w:t>1</w:t>
      </w:r>
      <w:r>
        <w:rPr>
          <w:rFonts w:ascii="Times New Roman" w:cs="Times New Roman"/>
          <w:snapToGrid w:val="0"/>
          <w:spacing w:val="0"/>
          <w:kern w:val="0"/>
          <w:sz w:val="24"/>
        </w:rPr>
        <w:t>个字符数据时，首先发送</w:t>
      </w:r>
      <w:r>
        <w:rPr>
          <w:rFonts w:ascii="Times New Roman" w:hAnsi="Times New Roman" w:cs="Times New Roman"/>
          <w:snapToGrid w:val="0"/>
          <w:spacing w:val="0"/>
          <w:kern w:val="0"/>
          <w:sz w:val="24"/>
        </w:rPr>
        <w:t>1</w:t>
      </w:r>
      <w:r>
        <w:rPr>
          <w:rFonts w:ascii="Times New Roman" w:cs="Times New Roman"/>
          <w:snapToGrid w:val="0"/>
          <w:spacing w:val="0"/>
          <w:kern w:val="0"/>
          <w:sz w:val="24"/>
        </w:rPr>
        <w:t>个起始位信号</w:t>
      </w:r>
      <w:r>
        <w:rPr>
          <w:rFonts w:hint="eastAsia" w:ascii="Times New Roman" w:hAnsi="Times New Roman" w:cs="Times New Roman"/>
          <w:snapToGrid w:val="0"/>
          <w:spacing w:val="0"/>
          <w:kern w:val="0"/>
          <w:sz w:val="24"/>
        </w:rPr>
        <w:t>“</w:t>
      </w:r>
      <w:r>
        <w:rPr>
          <w:rFonts w:ascii="Times New Roman" w:hAnsi="Times New Roman" w:cs="Times New Roman"/>
          <w:snapToGrid w:val="0"/>
          <w:spacing w:val="0"/>
          <w:kern w:val="0"/>
          <w:sz w:val="24"/>
        </w:rPr>
        <w:t>0</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，数据接收器检测到这个</w:t>
      </w:r>
      <w:r>
        <w:rPr>
          <w:rFonts w:hint="eastAsia" w:ascii="Times New Roman" w:hAnsi="Times New Roman" w:cs="Times New Roman"/>
          <w:snapToGrid w:val="0"/>
          <w:spacing w:val="0"/>
          <w:kern w:val="0"/>
          <w:sz w:val="24"/>
        </w:rPr>
        <w:t>“</w:t>
      </w:r>
      <w:r>
        <w:rPr>
          <w:rFonts w:ascii="Times New Roman" w:hAnsi="Times New Roman" w:cs="Times New Roman"/>
          <w:snapToGrid w:val="0"/>
          <w:spacing w:val="0"/>
          <w:kern w:val="0"/>
          <w:sz w:val="24"/>
        </w:rPr>
        <w:t>0</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，就开始准备接收。所以起始位用于表示字符传送开始，同时还被用做同步接收端时钟，以保证以后的接收正确。起始位后面是数据位，数据位可以有</w:t>
      </w:r>
      <w:r>
        <w:rPr>
          <w:rFonts w:ascii="Times New Roman" w:hAnsi="Times New Roman" w:cs="Times New Roman"/>
          <w:snapToGrid w:val="0"/>
          <w:spacing w:val="0"/>
          <w:kern w:val="0"/>
          <w:sz w:val="24"/>
        </w:rPr>
        <w:t>5</w:t>
      </w:r>
      <w:r>
        <w:rPr>
          <w:rFonts w:ascii="Times New Roman" w:cs="Times New Roman"/>
          <w:snapToGrid w:val="0"/>
          <w:spacing w:val="0"/>
          <w:kern w:val="0"/>
          <w:sz w:val="24"/>
        </w:rPr>
        <w:t>、</w:t>
      </w:r>
      <w:r>
        <w:rPr>
          <w:rFonts w:ascii="Times New Roman" w:hAnsi="Times New Roman" w:cs="Times New Roman"/>
          <w:snapToGrid w:val="0"/>
          <w:spacing w:val="0"/>
          <w:kern w:val="0"/>
          <w:sz w:val="24"/>
        </w:rPr>
        <w:t>6</w:t>
      </w:r>
      <w:r>
        <w:rPr>
          <w:rFonts w:ascii="Times New Roman" w:cs="Times New Roman"/>
          <w:snapToGrid w:val="0"/>
          <w:spacing w:val="0"/>
          <w:kern w:val="0"/>
          <w:sz w:val="24"/>
        </w:rPr>
        <w:t>、</w:t>
      </w:r>
      <w:r>
        <w:rPr>
          <w:rFonts w:ascii="Times New Roman" w:hAnsi="Times New Roman" w:cs="Times New Roman"/>
          <w:snapToGrid w:val="0"/>
          <w:spacing w:val="0"/>
          <w:kern w:val="0"/>
          <w:sz w:val="24"/>
        </w:rPr>
        <w:t>7</w:t>
      </w:r>
      <w:r>
        <w:rPr>
          <w:rFonts w:ascii="Times New Roman" w:cs="Times New Roman"/>
          <w:snapToGrid w:val="0"/>
          <w:spacing w:val="0"/>
          <w:kern w:val="0"/>
          <w:sz w:val="24"/>
        </w:rPr>
        <w:t>或</w:t>
      </w:r>
      <w:r>
        <w:rPr>
          <w:rFonts w:ascii="Times New Roman" w:hAnsi="Times New Roman" w:cs="Times New Roman"/>
          <w:snapToGrid w:val="0"/>
          <w:spacing w:val="0"/>
          <w:kern w:val="0"/>
          <w:sz w:val="24"/>
        </w:rPr>
        <w:t>8</w:t>
      </w:r>
      <w:r>
        <w:rPr>
          <w:rFonts w:ascii="Times New Roman" w:cs="Times New Roman"/>
          <w:snapToGrid w:val="0"/>
          <w:spacing w:val="0"/>
          <w:kern w:val="0"/>
          <w:sz w:val="24"/>
        </w:rPr>
        <w:t>位数据，数据位从最低位开始传送。数据位之后发送奇偶检验位，它只占据</w:t>
      </w:r>
      <w:r>
        <w:rPr>
          <w:rFonts w:ascii="Times New Roman" w:hAnsi="Times New Roman" w:cs="Times New Roman"/>
          <w:snapToGrid w:val="0"/>
          <w:spacing w:val="0"/>
          <w:kern w:val="0"/>
          <w:sz w:val="24"/>
        </w:rPr>
        <w:t>1</w:t>
      </w:r>
      <w:r>
        <w:rPr>
          <w:rFonts w:ascii="Times New Roman" w:cs="Times New Roman"/>
          <w:snapToGrid w:val="0"/>
          <w:spacing w:val="0"/>
          <w:kern w:val="0"/>
          <w:sz w:val="24"/>
        </w:rPr>
        <w:t>位，通信双方在通信时须约定一致的奇偶校验位和数据位</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在没有奇偶检验时</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之后发送停止位，停止位有</w:t>
      </w:r>
      <w:r>
        <w:rPr>
          <w:rFonts w:ascii="Times New Roman" w:hAnsi="Times New Roman" w:cs="Times New Roman"/>
          <w:snapToGrid w:val="0"/>
          <w:spacing w:val="0"/>
          <w:kern w:val="0"/>
          <w:sz w:val="24"/>
        </w:rPr>
        <w:t>1</w:t>
      </w:r>
      <w:r>
        <w:rPr>
          <w:rFonts w:ascii="Times New Roman" w:cs="Times New Roman"/>
          <w:snapToGrid w:val="0"/>
          <w:spacing w:val="0"/>
          <w:kern w:val="0"/>
          <w:sz w:val="24"/>
        </w:rPr>
        <w:t>位、</w:t>
      </w:r>
      <w:r>
        <w:rPr>
          <w:rFonts w:ascii="Times New Roman" w:hAnsi="Times New Roman" w:cs="Times New Roman"/>
          <w:snapToGrid w:val="0"/>
          <w:spacing w:val="0"/>
          <w:kern w:val="0"/>
          <w:sz w:val="24"/>
        </w:rPr>
        <w:t>1</w:t>
      </w:r>
      <w:r>
        <w:rPr>
          <w:rFonts w:ascii="Times New Roman" w:cs="Times New Roman"/>
          <w:snapToGrid w:val="0"/>
          <w:spacing w:val="0"/>
          <w:kern w:val="0"/>
          <w:sz w:val="24"/>
        </w:rPr>
        <w:t>位半和</w:t>
      </w:r>
      <w:r>
        <w:rPr>
          <w:rFonts w:ascii="Times New Roman" w:hAnsi="Times New Roman" w:cs="Times New Roman"/>
          <w:snapToGrid w:val="0"/>
          <w:spacing w:val="0"/>
          <w:kern w:val="0"/>
          <w:sz w:val="24"/>
        </w:rPr>
        <w:t>2</w:t>
      </w:r>
      <w:r>
        <w:rPr>
          <w:rFonts w:ascii="Times New Roman" w:cs="Times New Roman"/>
          <w:snapToGrid w:val="0"/>
          <w:spacing w:val="0"/>
          <w:kern w:val="0"/>
          <w:sz w:val="24"/>
        </w:rPr>
        <w:t>位，它一定是</w:t>
      </w:r>
      <w:r>
        <w:rPr>
          <w:rFonts w:hint="eastAsia" w:ascii="Times New Roman" w:hAnsi="Times New Roman" w:cs="Times New Roman"/>
          <w:snapToGrid w:val="0"/>
          <w:spacing w:val="0"/>
          <w:kern w:val="0"/>
          <w:sz w:val="24"/>
        </w:rPr>
        <w:t>“</w:t>
      </w:r>
      <w:r>
        <w:rPr>
          <w:rFonts w:ascii="Times New Roman" w:hAnsi="Times New Roman" w:cs="Times New Roman"/>
          <w:snapToGrid w:val="0"/>
          <w:spacing w:val="0"/>
          <w:kern w:val="0"/>
          <w:sz w:val="24"/>
        </w:rPr>
        <w:t>1</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，停止位用来表示</w:t>
      </w:r>
      <w:r>
        <w:rPr>
          <w:rFonts w:ascii="Times New Roman" w:hAnsi="Times New Roman" w:cs="Times New Roman"/>
          <w:snapToGrid w:val="0"/>
          <w:spacing w:val="0"/>
          <w:kern w:val="0"/>
          <w:sz w:val="24"/>
        </w:rPr>
        <w:t>1</w:t>
      </w:r>
      <w:r>
        <w:rPr>
          <w:rFonts w:ascii="Times New Roman" w:cs="Times New Roman"/>
          <w:snapToGrid w:val="0"/>
          <w:spacing w:val="0"/>
          <w:kern w:val="0"/>
          <w:sz w:val="24"/>
        </w:rPr>
        <w:t>个字符数据的结束。数据接收器收到停止位后，知道前一个符传送结束，同时也为接收下一个字符做准备，如果再收到</w:t>
      </w:r>
      <w:r>
        <w:rPr>
          <w:rFonts w:hint="eastAsia" w:ascii="Times New Roman" w:hAnsi="Times New Roman" w:cs="Times New Roman"/>
          <w:snapToGrid w:val="0"/>
          <w:spacing w:val="0"/>
          <w:kern w:val="0"/>
          <w:sz w:val="24"/>
        </w:rPr>
        <w:t>“</w:t>
      </w:r>
      <w:r>
        <w:rPr>
          <w:rFonts w:ascii="Times New Roman" w:hAnsi="Times New Roman" w:cs="Times New Roman"/>
          <w:snapToGrid w:val="0"/>
          <w:spacing w:val="0"/>
          <w:kern w:val="0"/>
          <w:sz w:val="24"/>
        </w:rPr>
        <w:t>0</w:t>
      </w:r>
      <w:r>
        <w:rPr>
          <w:rFonts w:hint="eastAsia" w:ascii="Times New Roman" w:hAnsi="Times New Roman" w:cs="Times New Roman"/>
          <w:snapToGrid w:val="0"/>
          <w:spacing w:val="0"/>
          <w:kern w:val="0"/>
          <w:sz w:val="24"/>
        </w:rPr>
        <w:t>”</w:t>
      </w:r>
      <w:r>
        <w:rPr>
          <w:rFonts w:ascii="Times New Roman" w:cs="Times New Roman"/>
          <w:snapToGrid w:val="0"/>
          <w:spacing w:val="0"/>
          <w:kern w:val="0"/>
          <w:sz w:val="24"/>
        </w:rPr>
        <w:t>信号，就表示有新的字符要传送，否则就表示目前的通信结束。</w:t>
      </w:r>
    </w:p>
    <w:p>
      <w:pPr>
        <w:keepNext w:val="0"/>
        <w:keepLines w:val="0"/>
        <w:pageBreakBefore w:val="0"/>
        <w:numPr>
          <w:ins w:id="4" w:author="Unknown" w:date="2016-05-30T11:26:00Z"/>
        </w:numPr>
        <w:kinsoku/>
        <w:wordWrap/>
        <w:overflowPunct/>
        <w:topLinePunct w:val="0"/>
        <w:autoSpaceDE/>
        <w:autoSpaceDN/>
        <w:bidi w:val="0"/>
        <w:snapToGrid w:val="0"/>
        <w:spacing w:line="360" w:lineRule="auto"/>
        <w:ind w:left="0" w:leftChars="0" w:right="0" w:rightChars="0" w:firstLine="480" w:firstLineChars="200"/>
        <w:textAlignment w:val="auto"/>
        <w:outlineLvl w:val="9"/>
        <w:rPr>
          <w:rFonts w:ascii="Times New Roman" w:hAnsi="Times New Roman" w:cs="Times New Roman"/>
          <w:snapToGrid w:val="0"/>
          <w:spacing w:val="0"/>
          <w:kern w:val="0"/>
          <w:sz w:val="24"/>
        </w:rPr>
      </w:pPr>
      <w:r>
        <w:rPr>
          <w:rFonts w:ascii="Times New Roman" w:cs="Times New Roman"/>
          <w:snapToGrid w:val="0"/>
          <w:spacing w:val="0"/>
          <w:kern w:val="0"/>
          <w:sz w:val="24"/>
        </w:rPr>
        <w:t>异步通信的数据格式如下：</w:t>
      </w:r>
      <w:r>
        <w:rPr>
          <w:rFonts w:hint="eastAsia" w:ascii="Times New Roman" w:cs="Times New Roman"/>
          <w:snapToGrid w:val="0"/>
          <w:spacing w:val="0"/>
          <w:kern w:val="0"/>
          <w:sz w:val="24"/>
        </w:rPr>
        <w:t>①</w:t>
      </w:r>
      <w:r>
        <w:rPr>
          <w:rFonts w:ascii="Times New Roman" w:hAnsi="Times New Roman" w:cs="Times New Roman"/>
          <w:snapToGrid w:val="0"/>
          <w:spacing w:val="0"/>
          <w:kern w:val="0"/>
          <w:sz w:val="24"/>
        </w:rPr>
        <w:t>1</w:t>
      </w:r>
      <w:r>
        <w:rPr>
          <w:rFonts w:ascii="Times New Roman" w:cs="Times New Roman"/>
          <w:snapToGrid w:val="0"/>
          <w:spacing w:val="0"/>
          <w:kern w:val="0"/>
          <w:sz w:val="24"/>
        </w:rPr>
        <w:t>位起始，为低电平；</w:t>
      </w:r>
      <w:r>
        <w:rPr>
          <w:rFonts w:hint="eastAsia" w:ascii="Times New Roman" w:cs="Times New Roman"/>
          <w:snapToGrid w:val="0"/>
          <w:spacing w:val="0"/>
          <w:kern w:val="0"/>
          <w:sz w:val="24"/>
        </w:rPr>
        <w:t>②</w:t>
      </w:r>
      <w:r>
        <w:rPr>
          <w:rFonts w:ascii="Times New Roman" w:hAnsi="Times New Roman" w:cs="Times New Roman"/>
          <w:snapToGrid w:val="0"/>
          <w:spacing w:val="0"/>
          <w:kern w:val="0"/>
          <w:sz w:val="24"/>
        </w:rPr>
        <w:t>5-8</w:t>
      </w:r>
      <w:r>
        <w:rPr>
          <w:rFonts w:ascii="Times New Roman" w:cs="Times New Roman"/>
          <w:snapToGrid w:val="0"/>
          <w:spacing w:val="0"/>
          <w:kern w:val="0"/>
          <w:sz w:val="24"/>
        </w:rPr>
        <w:t>位数据位接着起始位，表示要传送的有效数据；</w:t>
      </w:r>
      <w:r>
        <w:rPr>
          <w:rFonts w:hint="eastAsia" w:ascii="Times New Roman" w:cs="Times New Roman"/>
          <w:snapToGrid w:val="0"/>
          <w:spacing w:val="0"/>
          <w:kern w:val="0"/>
          <w:sz w:val="24"/>
        </w:rPr>
        <w:t>③</w:t>
      </w:r>
      <w:r>
        <w:rPr>
          <w:rFonts w:ascii="Times New Roman" w:hAnsi="Times New Roman" w:cs="Times New Roman"/>
          <w:snapToGrid w:val="0"/>
          <w:spacing w:val="0"/>
          <w:kern w:val="0"/>
          <w:sz w:val="24"/>
        </w:rPr>
        <w:t>1</w:t>
      </w:r>
      <w:r>
        <w:rPr>
          <w:rFonts w:ascii="Times New Roman" w:cs="Times New Roman"/>
          <w:snapToGrid w:val="0"/>
          <w:spacing w:val="0"/>
          <w:kern w:val="0"/>
          <w:sz w:val="24"/>
        </w:rPr>
        <w:t>位奇偶检验位（可加也可不加）；</w:t>
      </w:r>
      <w:r>
        <w:rPr>
          <w:rFonts w:hint="eastAsia" w:ascii="Times New Roman" w:cs="Times New Roman"/>
          <w:snapToGrid w:val="0"/>
          <w:spacing w:val="0"/>
          <w:kern w:val="0"/>
          <w:sz w:val="24"/>
        </w:rPr>
        <w:t>④</w:t>
      </w:r>
      <w:r>
        <w:rPr>
          <w:rFonts w:ascii="Times New Roman" w:hAnsi="Times New Roman" w:cs="Times New Roman"/>
          <w:snapToGrid w:val="0"/>
          <w:spacing w:val="0"/>
          <w:kern w:val="0"/>
          <w:sz w:val="24"/>
        </w:rPr>
        <w:t>1</w:t>
      </w:r>
      <w:r>
        <w:rPr>
          <w:rFonts w:ascii="Times New Roman" w:cs="Times New Roman"/>
          <w:snapToGrid w:val="0"/>
          <w:spacing w:val="0"/>
          <w:kern w:val="0"/>
          <w:sz w:val="24"/>
        </w:rPr>
        <w:t>位或</w:t>
      </w:r>
      <w:r>
        <w:rPr>
          <w:rFonts w:ascii="Times New Roman" w:hAnsi="Times New Roman" w:cs="Times New Roman"/>
          <w:snapToGrid w:val="0"/>
          <w:spacing w:val="0"/>
          <w:kern w:val="0"/>
          <w:sz w:val="24"/>
        </w:rPr>
        <w:t>1</w:t>
      </w:r>
      <w:r>
        <w:rPr>
          <w:rFonts w:ascii="Times New Roman" w:cs="Times New Roman"/>
          <w:snapToGrid w:val="0"/>
          <w:spacing w:val="0"/>
          <w:kern w:val="0"/>
          <w:sz w:val="24"/>
        </w:rPr>
        <w:t>位半或</w:t>
      </w:r>
      <w:r>
        <w:rPr>
          <w:rFonts w:ascii="Times New Roman" w:hAnsi="Times New Roman" w:cs="Times New Roman"/>
          <w:snapToGrid w:val="0"/>
          <w:spacing w:val="0"/>
          <w:kern w:val="0"/>
          <w:sz w:val="24"/>
        </w:rPr>
        <w:t>2</w:t>
      </w:r>
      <w:r>
        <w:rPr>
          <w:rFonts w:ascii="Times New Roman" w:cs="Times New Roman"/>
          <w:snapToGrid w:val="0"/>
          <w:spacing w:val="0"/>
          <w:kern w:val="0"/>
          <w:sz w:val="24"/>
        </w:rPr>
        <w:t>位停止位，为高电平。</w:t>
      </w:r>
    </w:p>
    <w:p>
      <w:pPr>
        <w:keepNext w:val="0"/>
        <w:keepLines w:val="0"/>
        <w:pageBreakBefore w:val="0"/>
        <w:kinsoku/>
        <w:wordWrap/>
        <w:overflowPunct/>
        <w:topLinePunct w:val="0"/>
        <w:autoSpaceDE/>
        <w:autoSpaceDN/>
        <w:bidi w:val="0"/>
        <w:snapToGrid w:val="0"/>
        <w:spacing w:line="360" w:lineRule="auto"/>
        <w:ind w:left="0" w:leftChars="0" w:right="0" w:rightChars="0" w:firstLine="480" w:firstLineChars="200"/>
        <w:textAlignment w:val="auto"/>
        <w:outlineLvl w:val="9"/>
        <w:rPr>
          <w:rFonts w:ascii="Times New Roman" w:hAnsi="Times New Roman" w:cs="Times New Roman"/>
          <w:snapToGrid w:val="0"/>
          <w:spacing w:val="0"/>
          <w:kern w:val="0"/>
          <w:sz w:val="24"/>
        </w:rPr>
      </w:pPr>
      <w:r>
        <w:rPr>
          <w:rFonts w:ascii="Times New Roman" w:cs="Times New Roman"/>
          <w:snapToGrid w:val="0"/>
          <w:spacing w:val="0"/>
          <w:kern w:val="0"/>
          <w:sz w:val="24"/>
        </w:rPr>
        <w:t>每一个字符由起始位、数据位、检验位、停止位构成，称为</w:t>
      </w:r>
      <w:r>
        <w:rPr>
          <w:rFonts w:ascii="Times New Roman" w:hAnsi="Times New Roman" w:cs="Times New Roman"/>
          <w:snapToGrid w:val="0"/>
          <w:spacing w:val="0"/>
          <w:kern w:val="0"/>
          <w:sz w:val="24"/>
        </w:rPr>
        <w:t>1</w:t>
      </w:r>
      <w:r>
        <w:rPr>
          <w:rFonts w:ascii="Times New Roman" w:cs="Times New Roman"/>
          <w:snapToGrid w:val="0"/>
          <w:spacing w:val="0"/>
          <w:kern w:val="0"/>
          <w:sz w:val="24"/>
        </w:rPr>
        <w:t>帧，其典型的格式如所示。</w:t>
      </w:r>
    </w:p>
    <w:p>
      <w:pPr>
        <w:spacing w:line="240" w:lineRule="auto"/>
        <w:jc w:val="center"/>
        <w:rPr>
          <w:rFonts w:hint="eastAsia" w:hAnsi="宋体"/>
          <w:color w:val="000000"/>
          <w:sz w:val="24"/>
          <w:szCs w:val="24"/>
          <w:lang w:val="en-US" w:eastAsia="zh-CN"/>
        </w:rPr>
      </w:pPr>
      <w:r>
        <w:rPr>
          <w:rFonts w:ascii="Times New Roman" w:hAnsi="Times New Roman" w:cs="Times New Roman"/>
          <w:snapToGrid w:val="0"/>
          <w:spacing w:val="0"/>
          <w:kern w:val="0"/>
          <w:sz w:val="24"/>
        </w:rPr>
        <w:drawing>
          <wp:inline distT="0" distB="0" distL="114300" distR="114300">
            <wp:extent cx="4512945" cy="1034415"/>
            <wp:effectExtent l="0" t="0" r="1905" b="1333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19"/>
                    <a:srcRect r="4521"/>
                    <a:stretch>
                      <a:fillRect/>
                    </a:stretch>
                  </pic:blipFill>
                  <pic:spPr>
                    <a:xfrm>
                      <a:off x="0" y="0"/>
                      <a:ext cx="4512945" cy="1034415"/>
                    </a:xfrm>
                    <a:prstGeom prst="rect">
                      <a:avLst/>
                    </a:prstGeom>
                    <a:noFill/>
                    <a:ln w="9525">
                      <a:noFill/>
                    </a:ln>
                  </pic:spPr>
                </pic:pic>
              </a:graphicData>
            </a:graphic>
          </wp:inline>
        </w:drawing>
      </w:r>
    </w:p>
    <w:p>
      <w:pPr>
        <w:pStyle w:val="5"/>
        <w:spacing w:line="480" w:lineRule="exact"/>
        <w:rPr>
          <w:rFonts w:hint="eastAsia" w:hAnsi="宋体"/>
          <w:color w:val="000000"/>
          <w:sz w:val="24"/>
          <w:szCs w:val="24"/>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异步传送一帧数据格式</w:t>
      </w:r>
    </w:p>
    <w:p>
      <w:pPr>
        <w:pStyle w:val="4"/>
        <w:rPr>
          <w:rFonts w:hint="eastAsia"/>
          <w:lang w:val="en-US" w:eastAsia="zh-CN"/>
        </w:rPr>
      </w:pPr>
      <w:bookmarkStart w:id="30" w:name="_Toc7062"/>
      <w:r>
        <w:rPr>
          <w:rFonts w:hint="eastAsia"/>
          <w:lang w:val="en-US" w:eastAsia="zh-CN"/>
        </w:rPr>
        <w:t>3.3.3 HC-05蓝牙模块实物图</w:t>
      </w:r>
      <w:bookmarkEnd w:id="30"/>
    </w:p>
    <w:p>
      <w:pPr>
        <w:tabs>
          <w:tab w:val="left" w:pos="2046"/>
        </w:tabs>
        <w:ind w:firstLine="480" w:firstLineChars="200"/>
        <w:jc w:val="left"/>
        <w:rPr>
          <w:rFonts w:hint="eastAsia" w:cstheme="minorBidi"/>
          <w:kern w:val="2"/>
          <w:sz w:val="24"/>
          <w:szCs w:val="24"/>
          <w:lang w:val="en-US" w:eastAsia="zh-CN" w:bidi="ar-SA"/>
        </w:rPr>
      </w:pPr>
      <w:r>
        <w:rPr>
          <w:rFonts w:hint="eastAsia" w:cstheme="minorBidi"/>
          <w:kern w:val="2"/>
          <w:sz w:val="24"/>
          <w:szCs w:val="24"/>
          <w:lang w:val="en-US" w:eastAsia="zh-CN" w:bidi="ar-SA"/>
        </w:rPr>
        <w:t>HC-05蓝牙实物图如</w:t>
      </w:r>
      <w:r>
        <w:rPr>
          <w:rFonts w:hint="eastAsia" w:cstheme="minorBidi"/>
          <w:kern w:val="2"/>
          <w:sz w:val="24"/>
          <w:szCs w:val="24"/>
          <w:lang w:val="en-US" w:eastAsia="zh-CN" w:bidi="ar-SA"/>
        </w:rPr>
        <w:fldChar w:fldCharType="begin"/>
      </w:r>
      <w:r>
        <w:rPr>
          <w:rFonts w:hint="eastAsia" w:cstheme="minorBidi"/>
          <w:kern w:val="2"/>
          <w:sz w:val="24"/>
          <w:szCs w:val="24"/>
          <w:lang w:val="en-US" w:eastAsia="zh-CN" w:bidi="ar-SA"/>
        </w:rPr>
        <w:instrText xml:space="preserve"> REF _Ref28585 \h </w:instrText>
      </w:r>
      <w:r>
        <w:rPr>
          <w:rFonts w:hint="eastAsia" w:cstheme="minorBidi"/>
          <w:kern w:val="2"/>
          <w:sz w:val="24"/>
          <w:szCs w:val="24"/>
          <w:lang w:val="en-US" w:eastAsia="zh-CN" w:bidi="ar-SA"/>
        </w:rPr>
        <w:fldChar w:fldCharType="separate"/>
      </w:r>
      <w:r>
        <w:t>图 12</w:t>
      </w:r>
      <w:r>
        <w:rPr>
          <w:rFonts w:hint="eastAsia" w:cstheme="minorBidi"/>
          <w:kern w:val="2"/>
          <w:sz w:val="24"/>
          <w:szCs w:val="24"/>
          <w:lang w:val="en-US" w:eastAsia="zh-CN" w:bidi="ar-SA"/>
        </w:rPr>
        <w:fldChar w:fldCharType="end"/>
      </w:r>
      <w:r>
        <w:rPr>
          <w:rFonts w:hint="eastAsia" w:cstheme="minorBidi"/>
          <w:kern w:val="2"/>
          <w:sz w:val="24"/>
          <w:szCs w:val="24"/>
          <w:lang w:val="en-US" w:eastAsia="zh-CN" w:bidi="ar-SA"/>
        </w:rPr>
        <w:t>所示。</w:t>
      </w:r>
    </w:p>
    <w:tbl>
      <w:tblPr>
        <w:tblStyle w:val="16"/>
        <w:tblW w:w="5775" w:type="dxa"/>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52"/>
        <w:gridCol w:w="27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052" w:type="dxa"/>
          </w:tcPr>
          <w:p>
            <w:pPr>
              <w:tabs>
                <w:tab w:val="left" w:pos="2046"/>
              </w:tabs>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drawing>
                <wp:inline distT="0" distB="0" distL="114300" distR="114300">
                  <wp:extent cx="1124585" cy="2037080"/>
                  <wp:effectExtent l="0" t="0" r="18415" b="127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20"/>
                          <a:stretch>
                            <a:fillRect/>
                          </a:stretch>
                        </pic:blipFill>
                        <pic:spPr>
                          <a:xfrm>
                            <a:off x="0" y="0"/>
                            <a:ext cx="1124585" cy="2037080"/>
                          </a:xfrm>
                          <a:prstGeom prst="rect">
                            <a:avLst/>
                          </a:prstGeom>
                        </pic:spPr>
                      </pic:pic>
                    </a:graphicData>
                  </a:graphic>
                </wp:inline>
              </w:drawing>
            </w:r>
          </w:p>
        </w:tc>
        <w:tc>
          <w:tcPr>
            <w:tcW w:w="2723" w:type="dxa"/>
          </w:tcPr>
          <w:p>
            <w:pPr>
              <w:tabs>
                <w:tab w:val="left" w:pos="2046"/>
              </w:tabs>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drawing>
                <wp:inline distT="0" distB="0" distL="114300" distR="114300">
                  <wp:extent cx="1111885" cy="2147570"/>
                  <wp:effectExtent l="0" t="0" r="12065" b="5080"/>
                  <wp:docPr id="61" name="图片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
                          <pic:cNvPicPr>
                            <a:picLocks noChangeAspect="1"/>
                          </pic:cNvPicPr>
                        </pic:nvPicPr>
                        <pic:blipFill>
                          <a:blip r:embed="rId21"/>
                          <a:stretch>
                            <a:fillRect/>
                          </a:stretch>
                        </pic:blipFill>
                        <pic:spPr>
                          <a:xfrm>
                            <a:off x="0" y="0"/>
                            <a:ext cx="1111885" cy="21475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052" w:type="dxa"/>
          </w:tcPr>
          <w:p>
            <w:pPr>
              <w:numPr>
                <w:ilvl w:val="0"/>
                <w:numId w:val="2"/>
              </w:numPr>
              <w:tabs>
                <w:tab w:val="left" w:pos="2046"/>
              </w:tabs>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正面</w:t>
            </w:r>
          </w:p>
        </w:tc>
        <w:tc>
          <w:tcPr>
            <w:tcW w:w="2723" w:type="dxa"/>
          </w:tcPr>
          <w:p>
            <w:pPr>
              <w:numPr>
                <w:ilvl w:val="0"/>
                <w:numId w:val="2"/>
              </w:numPr>
              <w:tabs>
                <w:tab w:val="left" w:pos="2046"/>
              </w:tabs>
              <w:ind w:left="0" w:leftChars="0" w:firstLine="0" w:firstLineChars="0"/>
              <w:jc w:val="center"/>
              <w:rPr>
                <w:rFonts w:hint="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背面</w:t>
            </w:r>
          </w:p>
        </w:tc>
      </w:tr>
    </w:tbl>
    <w:p>
      <w:pPr>
        <w:pStyle w:val="5"/>
        <w:tabs>
          <w:tab w:val="left" w:pos="2046"/>
        </w:tabs>
        <w:jc w:val="center"/>
        <w:rPr>
          <w:rFonts w:hint="eastAsia" w:cstheme="minorBidi"/>
          <w:kern w:val="2"/>
          <w:sz w:val="21"/>
          <w:szCs w:val="24"/>
          <w:lang w:val="en-US" w:eastAsia="zh-CN" w:bidi="ar-SA"/>
        </w:rPr>
      </w:pPr>
      <w:bookmarkStart w:id="31" w:name="_Ref28585"/>
      <w:r>
        <w:t xml:space="preserve">图 </w:t>
      </w:r>
      <w:r>
        <w:fldChar w:fldCharType="begin"/>
      </w:r>
      <w:r>
        <w:instrText xml:space="preserve"> SEQ 图 \* ARABIC </w:instrText>
      </w:r>
      <w:r>
        <w:fldChar w:fldCharType="separate"/>
      </w:r>
      <w:r>
        <w:t>13</w:t>
      </w:r>
      <w:r>
        <w:fldChar w:fldCharType="end"/>
      </w:r>
      <w:bookmarkEnd w:id="31"/>
      <w:r>
        <w:rPr>
          <w:rFonts w:hint="eastAsia"/>
          <w:lang w:val="en-US" w:eastAsia="zh-CN"/>
        </w:rPr>
        <w:t xml:space="preserve"> HC-05蓝牙模块实物图</w:t>
      </w:r>
    </w:p>
    <w:p>
      <w:pPr>
        <w:pStyle w:val="3"/>
        <w:rPr>
          <w:rFonts w:hint="eastAsia" w:cstheme="minorBidi"/>
          <w:kern w:val="2"/>
          <w:sz w:val="21"/>
          <w:szCs w:val="24"/>
          <w:lang w:val="en-US" w:eastAsia="zh-CN" w:bidi="ar-SA"/>
        </w:rPr>
      </w:pPr>
      <w:bookmarkStart w:id="32" w:name="_Toc13115"/>
      <w:r>
        <w:rPr>
          <w:rFonts w:hint="eastAsia"/>
          <w:lang w:val="en-US" w:eastAsia="zh-CN"/>
        </w:rPr>
        <w:t>3.4 遥控器通信模块</w:t>
      </w:r>
      <w:bookmarkEnd w:id="32"/>
    </w:p>
    <w:p>
      <w:pPr>
        <w:tabs>
          <w:tab w:val="left" w:pos="2046"/>
        </w:tabs>
        <w:jc w:val="center"/>
        <w:rPr>
          <w:rFonts w:hint="eastAsia" w:cstheme="minorBidi"/>
          <w:kern w:val="2"/>
          <w:sz w:val="21"/>
          <w:szCs w:val="24"/>
          <w:lang w:val="en-US" w:eastAsia="zh-CN" w:bidi="ar-SA"/>
        </w:rPr>
      </w:pPr>
      <w:r>
        <w:rPr>
          <w:rFonts w:hint="eastAsia" w:cstheme="minorBidi"/>
          <w:kern w:val="2"/>
          <w:sz w:val="21"/>
          <w:szCs w:val="24"/>
          <w:lang w:val="en-US" w:eastAsia="zh-CN" w:bidi="ar-SA"/>
        </w:rPr>
        <w:drawing>
          <wp:inline distT="0" distB="0" distL="114300" distR="114300">
            <wp:extent cx="2252345" cy="1891665"/>
            <wp:effectExtent l="0" t="0" r="14605" b="13335"/>
            <wp:docPr id="64" name="图片 64" descr="遥控器通信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遥控器通信模块"/>
                    <pic:cNvPicPr>
                      <a:picLocks noChangeAspect="1"/>
                    </pic:cNvPicPr>
                  </pic:nvPicPr>
                  <pic:blipFill>
                    <a:blip r:embed="rId22"/>
                    <a:stretch>
                      <a:fillRect/>
                    </a:stretch>
                  </pic:blipFill>
                  <pic:spPr>
                    <a:xfrm>
                      <a:off x="0" y="0"/>
                      <a:ext cx="2252345" cy="1891665"/>
                    </a:xfrm>
                    <a:prstGeom prst="rect">
                      <a:avLst/>
                    </a:prstGeom>
                  </pic:spPr>
                </pic:pic>
              </a:graphicData>
            </a:graphic>
          </wp:inline>
        </w:drawing>
      </w:r>
    </w:p>
    <w:p>
      <w:pPr>
        <w:pStyle w:val="5"/>
        <w:tabs>
          <w:tab w:val="left" w:pos="2046"/>
        </w:tabs>
        <w:jc w:val="center"/>
        <w:rPr>
          <w:rFonts w:hint="eastAsia"/>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遥控器通信模块</w:t>
      </w:r>
    </w:p>
    <w:p>
      <w:pPr>
        <w:rPr>
          <w:rFonts w:hint="eastAsia"/>
          <w:lang w:val="en-US" w:eastAsia="zh-CN"/>
        </w:rPr>
      </w:pPr>
    </w:p>
    <w:p>
      <w:pPr>
        <w:pStyle w:val="3"/>
        <w:rPr>
          <w:rFonts w:hint="eastAsia"/>
          <w:lang w:val="en-US" w:eastAsia="zh-CN"/>
        </w:rPr>
      </w:pPr>
      <w:bookmarkStart w:id="33" w:name="_Toc7967"/>
      <w:r>
        <w:rPr>
          <w:rFonts w:hint="eastAsia"/>
          <w:lang w:val="en-US" w:eastAsia="zh-CN"/>
        </w:rPr>
        <w:t>3.5 门锁控制模块</w:t>
      </w:r>
      <w:bookmarkEnd w:id="33"/>
    </w:p>
    <w:p>
      <w:pPr>
        <w:rPr>
          <w:rFonts w:hint="eastAsia"/>
          <w:lang w:val="en-US" w:eastAsia="zh-CN"/>
        </w:rPr>
      </w:pPr>
      <w:r>
        <w:rPr>
          <w:rFonts w:hint="eastAsia"/>
          <w:lang w:val="en-US" w:eastAsia="zh-CN"/>
        </w:rPr>
        <w:t>门锁控制模块包括继电器模块和电磁铁模块，如下图所示。</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center"/>
              <w:rPr>
                <w:rFonts w:hint="eastAsia"/>
                <w:vertAlign w:val="baseline"/>
                <w:lang w:val="en-US" w:eastAsia="zh-CN"/>
              </w:rPr>
            </w:pPr>
            <w:r>
              <w:rPr>
                <w:rFonts w:hint="eastAsia"/>
                <w:vertAlign w:val="baseline"/>
                <w:lang w:val="en-US" w:eastAsia="zh-CN"/>
              </w:rPr>
              <w:drawing>
                <wp:inline distT="0" distB="0" distL="114300" distR="114300">
                  <wp:extent cx="2567940" cy="1461770"/>
                  <wp:effectExtent l="0" t="0" r="3810" b="5080"/>
                  <wp:docPr id="65" name="图片 65" descr="继电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继电器模块"/>
                          <pic:cNvPicPr>
                            <a:picLocks noChangeAspect="1"/>
                          </pic:cNvPicPr>
                        </pic:nvPicPr>
                        <pic:blipFill>
                          <a:blip r:embed="rId23"/>
                          <a:stretch>
                            <a:fillRect/>
                          </a:stretch>
                        </pic:blipFill>
                        <pic:spPr>
                          <a:xfrm>
                            <a:off x="0" y="0"/>
                            <a:ext cx="2567940" cy="1461770"/>
                          </a:xfrm>
                          <a:prstGeom prst="rect">
                            <a:avLst/>
                          </a:prstGeom>
                        </pic:spPr>
                      </pic:pic>
                    </a:graphicData>
                  </a:graphic>
                </wp:inline>
              </w:drawing>
            </w:r>
          </w:p>
        </w:tc>
        <w:tc>
          <w:tcPr>
            <w:tcW w:w="4261" w:type="dxa"/>
          </w:tcPr>
          <w:p>
            <w:pPr>
              <w:jc w:val="center"/>
              <w:rPr>
                <w:rFonts w:hint="eastAsia"/>
                <w:vertAlign w:val="baseline"/>
                <w:lang w:val="en-US" w:eastAsia="zh-CN"/>
              </w:rPr>
            </w:pPr>
            <w:r>
              <w:rPr>
                <w:rFonts w:hint="eastAsia"/>
                <w:vertAlign w:val="baseline"/>
                <w:lang w:val="en-US" w:eastAsia="zh-CN"/>
              </w:rPr>
              <w:drawing>
                <wp:inline distT="0" distB="0" distL="114300" distR="114300">
                  <wp:extent cx="2519680" cy="1375410"/>
                  <wp:effectExtent l="0" t="0" r="13970" b="15240"/>
                  <wp:docPr id="66" name="图片 66" descr="电磁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电磁铁"/>
                          <pic:cNvPicPr>
                            <a:picLocks noChangeAspect="1"/>
                          </pic:cNvPicPr>
                        </pic:nvPicPr>
                        <pic:blipFill>
                          <a:blip r:embed="rId24"/>
                          <a:srcRect b="27218"/>
                          <a:stretch>
                            <a:fillRect/>
                          </a:stretch>
                        </pic:blipFill>
                        <pic:spPr>
                          <a:xfrm>
                            <a:off x="0" y="0"/>
                            <a:ext cx="2519680" cy="137541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numPr>
                <w:ilvl w:val="0"/>
                <w:numId w:val="3"/>
              </w:numPr>
              <w:jc w:val="center"/>
              <w:rPr>
                <w:rFonts w:hint="eastAsia"/>
                <w:vertAlign w:val="baseline"/>
                <w:lang w:val="en-US" w:eastAsia="zh-CN"/>
              </w:rPr>
            </w:pPr>
            <w:r>
              <w:rPr>
                <w:rFonts w:hint="eastAsia"/>
                <w:vertAlign w:val="baseline"/>
                <w:lang w:val="en-US" w:eastAsia="zh-CN"/>
              </w:rPr>
              <w:t>继电器模块</w:t>
            </w:r>
          </w:p>
        </w:tc>
        <w:tc>
          <w:tcPr>
            <w:tcW w:w="4261" w:type="dxa"/>
          </w:tcPr>
          <w:p>
            <w:pPr>
              <w:numPr>
                <w:ilvl w:val="0"/>
                <w:numId w:val="3"/>
              </w:numPr>
              <w:ind w:left="0" w:leftChars="0" w:firstLine="0" w:firstLineChars="0"/>
              <w:jc w:val="center"/>
              <w:rPr>
                <w:rFonts w:hint="eastAsia"/>
                <w:vertAlign w:val="baseline"/>
                <w:lang w:val="en-US" w:eastAsia="zh-CN"/>
              </w:rPr>
            </w:pPr>
            <w:r>
              <w:rPr>
                <w:rFonts w:hint="eastAsia"/>
                <w:vertAlign w:val="baseline"/>
                <w:lang w:val="en-US" w:eastAsia="zh-CN"/>
              </w:rPr>
              <w:t>电磁铁模块</w:t>
            </w:r>
          </w:p>
        </w:tc>
      </w:tr>
    </w:tbl>
    <w:p>
      <w:pPr>
        <w:pStyle w:val="5"/>
        <w:rPr>
          <w:rFonts w:hint="eastAsia"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门锁控制模块</w:t>
      </w:r>
    </w:p>
    <w:p>
      <w:pPr>
        <w:tabs>
          <w:tab w:val="left" w:pos="2046"/>
        </w:tabs>
        <w:jc w:val="left"/>
        <w:rPr>
          <w:rFonts w:hint="eastAsia" w:cstheme="minorBidi"/>
          <w:kern w:val="2"/>
          <w:sz w:val="21"/>
          <w:szCs w:val="24"/>
          <w:lang w:val="en-US" w:eastAsia="zh-CN" w:bidi="ar-SA"/>
        </w:rPr>
      </w:pPr>
    </w:p>
    <w:p>
      <w:pPr>
        <w:pStyle w:val="3"/>
        <w:rPr>
          <w:rFonts w:hint="eastAsia"/>
          <w:lang w:val="en-US" w:eastAsia="zh-CN"/>
        </w:rPr>
      </w:pPr>
      <w:bookmarkStart w:id="34" w:name="_Toc32293"/>
      <w:r>
        <w:rPr>
          <w:rFonts w:hint="eastAsia"/>
          <w:lang w:val="en-US" w:eastAsia="zh-CN"/>
        </w:rPr>
        <w:t>3.5 整机电路</w:t>
      </w:r>
      <w:bookmarkEnd w:id="34"/>
    </w:p>
    <w:p>
      <w:pPr>
        <w:spacing w:line="480" w:lineRule="exact"/>
        <w:ind w:firstLine="420" w:firstLineChars="0"/>
        <w:rPr>
          <w:rFonts w:hint="eastAsia" w:hAnsi="宋体"/>
          <w:color w:val="000000"/>
          <w:sz w:val="24"/>
          <w:szCs w:val="24"/>
          <w:lang w:val="en-US" w:eastAsia="zh-CN"/>
        </w:rPr>
      </w:pPr>
      <w:r>
        <w:rPr>
          <w:rFonts w:hint="eastAsia" w:hAnsi="宋体"/>
          <w:color w:val="000000"/>
          <w:sz w:val="24"/>
          <w:szCs w:val="24"/>
          <w:lang w:val="en-US" w:eastAsia="zh-CN"/>
        </w:rPr>
        <w:t>整机电路由STM32主控模块，HC-05蓝牙模块和USB电路组成，实物如</w:t>
      </w:r>
      <w:r>
        <w:rPr>
          <w:rFonts w:hint="eastAsia" w:hAnsi="宋体"/>
          <w:color w:val="000000"/>
          <w:sz w:val="24"/>
          <w:szCs w:val="24"/>
          <w:lang w:val="en-US" w:eastAsia="zh-CN"/>
        </w:rPr>
        <w:fldChar w:fldCharType="begin"/>
      </w:r>
      <w:r>
        <w:rPr>
          <w:rFonts w:hint="eastAsia" w:hAnsi="宋体"/>
          <w:color w:val="000000"/>
          <w:sz w:val="24"/>
          <w:szCs w:val="24"/>
          <w:lang w:val="en-US" w:eastAsia="zh-CN"/>
        </w:rPr>
        <w:instrText xml:space="preserve"> REF _Ref32220 \h </w:instrText>
      </w:r>
      <w:r>
        <w:rPr>
          <w:rFonts w:hint="eastAsia" w:hAnsi="宋体"/>
          <w:color w:val="000000"/>
          <w:sz w:val="24"/>
          <w:szCs w:val="24"/>
          <w:lang w:val="en-US" w:eastAsia="zh-CN"/>
        </w:rPr>
        <w:fldChar w:fldCharType="separate"/>
      </w:r>
      <w:r>
        <w:t>图 16</w:t>
      </w:r>
      <w:r>
        <w:rPr>
          <w:rFonts w:hint="eastAsia" w:hAnsi="宋体"/>
          <w:color w:val="000000"/>
          <w:sz w:val="24"/>
          <w:szCs w:val="24"/>
          <w:lang w:val="en-US" w:eastAsia="zh-CN"/>
        </w:rPr>
        <w:fldChar w:fldCharType="end"/>
      </w:r>
      <w:r>
        <w:rPr>
          <w:rFonts w:hint="eastAsia" w:hAnsi="宋体"/>
          <w:color w:val="000000"/>
          <w:sz w:val="24"/>
          <w:szCs w:val="24"/>
          <w:lang w:val="en-US" w:eastAsia="zh-CN"/>
        </w:rPr>
        <w:t>所示。</w:t>
      </w:r>
    </w:p>
    <w:p>
      <w:pPr>
        <w:spacing w:line="240" w:lineRule="auto"/>
        <w:rPr>
          <w:rFonts w:hint="eastAsia" w:hAnsi="宋体" w:eastAsia="宋体"/>
          <w:color w:val="000000"/>
          <w:sz w:val="24"/>
          <w:szCs w:val="24"/>
          <w:lang w:val="en-US" w:eastAsia="zh-CN"/>
        </w:rPr>
      </w:pPr>
      <w:r>
        <w:drawing>
          <wp:inline distT="0" distB="0" distL="114300" distR="114300">
            <wp:extent cx="3340100" cy="2505075"/>
            <wp:effectExtent l="0" t="0" r="12700" b="9525"/>
            <wp:docPr id="205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 name="图片 8"/>
                    <pic:cNvPicPr>
                      <a:picLocks noChangeAspect="1"/>
                    </pic:cNvPicPr>
                  </pic:nvPicPr>
                  <pic:blipFill>
                    <a:blip r:embed="rId25"/>
                    <a:stretch>
                      <a:fillRect/>
                    </a:stretch>
                  </pic:blipFill>
                  <pic:spPr>
                    <a:xfrm>
                      <a:off x="0" y="0"/>
                      <a:ext cx="3340100" cy="2505075"/>
                    </a:xfrm>
                    <a:prstGeom prst="rect">
                      <a:avLst/>
                    </a:prstGeom>
                    <a:noFill/>
                    <a:ln w="9525">
                      <a:noFill/>
                    </a:ln>
                  </pic:spPr>
                </pic:pic>
              </a:graphicData>
            </a:graphic>
          </wp:inline>
        </w:drawing>
      </w:r>
      <w:r>
        <w:rPr>
          <w:rFonts w:hint="eastAsia" w:hAnsi="宋体" w:eastAsia="宋体"/>
          <w:color w:val="000000"/>
          <w:sz w:val="24"/>
          <w:szCs w:val="24"/>
          <w:lang w:val="en-US" w:eastAsia="zh-CN"/>
        </w:rPr>
        <w:drawing>
          <wp:inline distT="0" distB="0" distL="114300" distR="114300">
            <wp:extent cx="1883410" cy="2511425"/>
            <wp:effectExtent l="0" t="0" r="2540" b="3175"/>
            <wp:docPr id="67" name="图片 67" descr="门锁控制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门锁控制端"/>
                    <pic:cNvPicPr>
                      <a:picLocks noChangeAspect="1"/>
                    </pic:cNvPicPr>
                  </pic:nvPicPr>
                  <pic:blipFill>
                    <a:blip r:embed="rId26"/>
                    <a:stretch>
                      <a:fillRect/>
                    </a:stretch>
                  </pic:blipFill>
                  <pic:spPr>
                    <a:xfrm>
                      <a:off x="0" y="0"/>
                      <a:ext cx="1883410" cy="2511425"/>
                    </a:xfrm>
                    <a:prstGeom prst="rect">
                      <a:avLst/>
                    </a:prstGeom>
                  </pic:spPr>
                </pic:pic>
              </a:graphicData>
            </a:graphic>
          </wp:inline>
        </w:drawing>
      </w:r>
    </w:p>
    <w:p>
      <w:pPr>
        <w:numPr>
          <w:ilvl w:val="0"/>
          <w:numId w:val="4"/>
        </w:numPr>
        <w:spacing w:line="480" w:lineRule="exact"/>
        <w:jc w:val="center"/>
        <w:rPr>
          <w:rFonts w:hint="eastAsia" w:hAnsi="宋体"/>
          <w:color w:val="000000"/>
          <w:sz w:val="24"/>
          <w:szCs w:val="24"/>
          <w:lang w:val="en-US" w:eastAsia="zh-CN"/>
        </w:rPr>
      </w:pPr>
      <w:r>
        <w:rPr>
          <w:rFonts w:hint="eastAsia" w:hAnsi="宋体"/>
          <w:color w:val="000000"/>
          <w:sz w:val="24"/>
          <w:szCs w:val="24"/>
          <w:lang w:val="en-US" w:eastAsia="zh-CN"/>
        </w:rPr>
        <w:t>整机电路图                     (b) 门锁控制部分</w:t>
      </w:r>
    </w:p>
    <w:p>
      <w:pPr>
        <w:pStyle w:val="5"/>
        <w:spacing w:line="480" w:lineRule="exact"/>
        <w:rPr>
          <w:rFonts w:hint="eastAsia" w:hAnsi="宋体" w:eastAsia="宋体"/>
          <w:color w:val="000000"/>
          <w:sz w:val="24"/>
          <w:szCs w:val="24"/>
          <w:lang w:val="en-US" w:eastAsia="zh-CN"/>
        </w:rPr>
      </w:pPr>
      <w:bookmarkStart w:id="35" w:name="_Ref32220"/>
      <w:r>
        <w:t xml:space="preserve">图 </w:t>
      </w:r>
      <w:r>
        <w:fldChar w:fldCharType="begin"/>
      </w:r>
      <w:r>
        <w:instrText xml:space="preserve"> SEQ 图 \* ARABIC </w:instrText>
      </w:r>
      <w:r>
        <w:fldChar w:fldCharType="separate"/>
      </w:r>
      <w:r>
        <w:t>16</w:t>
      </w:r>
      <w:r>
        <w:fldChar w:fldCharType="end"/>
      </w:r>
      <w:bookmarkEnd w:id="35"/>
      <w:r>
        <w:rPr>
          <w:rFonts w:hint="eastAsia"/>
          <w:lang w:val="en-US" w:eastAsia="zh-CN"/>
        </w:rPr>
        <w:t xml:space="preserve"> 整机电路图</w:t>
      </w:r>
    </w:p>
    <w:p>
      <w:pPr>
        <w:spacing w:line="480" w:lineRule="exact"/>
        <w:rPr>
          <w:rFonts w:hint="eastAsia" w:hAnsi="宋体"/>
          <w:color w:val="000000"/>
          <w:sz w:val="24"/>
          <w:szCs w:val="24"/>
          <w:lang w:val="en-US" w:eastAsia="zh-CN"/>
        </w:rPr>
      </w:pPr>
    </w:p>
    <w:p>
      <w:pPr>
        <w:spacing w:line="480" w:lineRule="exact"/>
        <w:ind w:firstLine="420" w:firstLineChars="0"/>
        <w:rPr>
          <w:rFonts w:hint="eastAsia" w:hAnsi="宋体"/>
          <w:color w:val="000000"/>
          <w:sz w:val="24"/>
          <w:szCs w:val="24"/>
          <w:lang w:val="en-US" w:eastAsia="zh-CN"/>
        </w:rPr>
      </w:pP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 xml:space="preserve">                          </w:t>
      </w:r>
    </w:p>
    <w:p>
      <w:pPr>
        <w:pStyle w:val="2"/>
        <w:rPr>
          <w:rFonts w:hint="eastAsia"/>
          <w:lang w:val="en-US" w:eastAsia="zh-CN"/>
        </w:rPr>
      </w:pPr>
      <w:bookmarkStart w:id="36" w:name="_Toc1906"/>
      <w:r>
        <w:rPr>
          <w:rFonts w:hint="eastAsia"/>
          <w:lang w:val="en-US" w:eastAsia="zh-CN"/>
        </w:rPr>
        <w:t>四、系统软件设计及实现</w:t>
      </w:r>
      <w:bookmarkEnd w:id="36"/>
    </w:p>
    <w:p>
      <w:pPr>
        <w:pStyle w:val="3"/>
        <w:rPr>
          <w:rFonts w:hint="eastAsia"/>
          <w:lang w:val="en-US" w:eastAsia="zh-CN"/>
        </w:rPr>
      </w:pPr>
      <w:bookmarkStart w:id="37" w:name="_Toc3361"/>
      <w:r>
        <w:rPr>
          <w:rFonts w:hint="eastAsia"/>
          <w:lang w:val="en-US" w:eastAsia="zh-CN"/>
        </w:rPr>
        <w:t>4.1 Android APP设计</w:t>
      </w:r>
      <w:bookmarkEnd w:id="37"/>
    </w:p>
    <w:p>
      <w:pPr>
        <w:pStyle w:val="4"/>
        <w:rPr>
          <w:rFonts w:hint="eastAsia"/>
          <w:lang w:val="en-US" w:eastAsia="zh-CN"/>
        </w:rPr>
      </w:pPr>
      <w:bookmarkStart w:id="38" w:name="_Toc6462"/>
      <w:r>
        <w:rPr>
          <w:rFonts w:hint="eastAsia"/>
          <w:lang w:val="en-US" w:eastAsia="zh-CN"/>
        </w:rPr>
        <w:t>4.1.1开发环境介绍</w:t>
      </w:r>
      <w:bookmarkEnd w:id="38"/>
    </w:p>
    <w:p>
      <w:pPr>
        <w:ind w:firstLine="480" w:firstLineChars="200"/>
        <w:rPr>
          <w:rFonts w:hint="eastAsia"/>
          <w:lang w:val="en-US" w:eastAsia="zh-CN"/>
        </w:rPr>
      </w:pPr>
      <w:r>
        <w:rPr>
          <w:rFonts w:hint="eastAsia"/>
          <w:lang w:val="en-US" w:eastAsia="zh-CN"/>
        </w:rPr>
        <w:t>本次APP开发采用Android Studio实现。Android Studio 是一个全新的 Android 开发环境，基于IntelliJ IDEA。 类似 Eclipse ADT，Android Studio 提供了集成的 Android 开发工具用于开发和调试。</w:t>
      </w:r>
    </w:p>
    <w:p>
      <w:pPr>
        <w:ind w:firstLine="480" w:firstLineChars="200"/>
        <w:rPr>
          <w:rFonts w:hint="eastAsia"/>
          <w:lang w:val="en-US" w:eastAsia="zh-CN"/>
        </w:rPr>
      </w:pPr>
      <w:r>
        <w:rPr>
          <w:rFonts w:hint="eastAsia"/>
          <w:lang w:val="en-US" w:eastAsia="zh-CN"/>
        </w:rPr>
        <w:t>在IDEA的基础上，Android Studio 提供：</w:t>
      </w:r>
    </w:p>
    <w:p>
      <w:pPr>
        <w:numPr>
          <w:ilvl w:val="0"/>
          <w:numId w:val="5"/>
        </w:numPr>
        <w:ind w:left="840" w:leftChars="0" w:hanging="420" w:firstLineChars="0"/>
        <w:rPr>
          <w:rFonts w:hint="eastAsia"/>
          <w:lang w:val="en-US" w:eastAsia="zh-CN"/>
        </w:rPr>
      </w:pPr>
      <w:r>
        <w:rPr>
          <w:rFonts w:hint="eastAsia"/>
          <w:lang w:val="en-US" w:eastAsia="zh-CN"/>
        </w:rPr>
        <w:t>基于Gradle的构建支持</w:t>
      </w:r>
    </w:p>
    <w:p>
      <w:pPr>
        <w:numPr>
          <w:ilvl w:val="0"/>
          <w:numId w:val="5"/>
        </w:numPr>
        <w:ind w:left="840" w:leftChars="0" w:hanging="420" w:firstLineChars="0"/>
        <w:rPr>
          <w:rFonts w:hint="eastAsia"/>
          <w:lang w:val="en-US" w:eastAsia="zh-CN"/>
        </w:rPr>
      </w:pPr>
      <w:r>
        <w:rPr>
          <w:rFonts w:hint="eastAsia"/>
          <w:lang w:val="en-US" w:eastAsia="zh-CN"/>
        </w:rPr>
        <w:t>Android 专属的重构和快速修复</w:t>
      </w:r>
    </w:p>
    <w:p>
      <w:pPr>
        <w:numPr>
          <w:ilvl w:val="0"/>
          <w:numId w:val="5"/>
        </w:numPr>
        <w:ind w:left="840" w:leftChars="0" w:hanging="420" w:firstLineChars="0"/>
        <w:rPr>
          <w:rFonts w:hint="eastAsia"/>
          <w:lang w:val="en-US" w:eastAsia="zh-CN"/>
        </w:rPr>
      </w:pPr>
      <w:r>
        <w:rPr>
          <w:rFonts w:hint="eastAsia"/>
          <w:lang w:val="en-US" w:eastAsia="zh-CN"/>
        </w:rPr>
        <w:t>提示工具以捕获性能、可用性、版本兼容性等问题</w:t>
      </w:r>
    </w:p>
    <w:p>
      <w:pPr>
        <w:numPr>
          <w:ilvl w:val="0"/>
          <w:numId w:val="5"/>
        </w:numPr>
        <w:ind w:left="840" w:leftChars="0" w:hanging="420" w:firstLineChars="0"/>
        <w:rPr>
          <w:rFonts w:hint="eastAsia"/>
          <w:lang w:val="en-US" w:eastAsia="zh-CN"/>
        </w:rPr>
      </w:pPr>
      <w:r>
        <w:rPr>
          <w:rFonts w:hint="eastAsia"/>
          <w:lang w:val="en-US" w:eastAsia="zh-CN"/>
        </w:rPr>
        <w:t>支持ProGuard 和应用签名</w:t>
      </w:r>
    </w:p>
    <w:p>
      <w:pPr>
        <w:numPr>
          <w:ilvl w:val="0"/>
          <w:numId w:val="5"/>
        </w:numPr>
        <w:ind w:left="840" w:leftChars="0" w:hanging="420" w:firstLineChars="0"/>
        <w:rPr>
          <w:rFonts w:hint="eastAsia"/>
          <w:lang w:val="en-US" w:eastAsia="zh-CN"/>
        </w:rPr>
      </w:pPr>
      <w:r>
        <w:rPr>
          <w:rFonts w:hint="eastAsia"/>
          <w:lang w:val="en-US" w:eastAsia="zh-CN"/>
        </w:rPr>
        <w:t>基于模板的向导来生成常用的 Android 应用设计和组件</w:t>
      </w:r>
    </w:p>
    <w:p>
      <w:pPr>
        <w:numPr>
          <w:ilvl w:val="0"/>
          <w:numId w:val="5"/>
        </w:numPr>
        <w:ind w:left="840" w:leftChars="0" w:hanging="420" w:firstLineChars="0"/>
        <w:rPr>
          <w:rFonts w:hint="eastAsia"/>
          <w:lang w:val="en-US" w:eastAsia="zh-CN"/>
        </w:rPr>
      </w:pPr>
      <w:r>
        <w:rPr>
          <w:rFonts w:hint="eastAsia"/>
          <w:lang w:val="en-US" w:eastAsia="zh-CN"/>
        </w:rPr>
        <w:t>功能强大的布局编辑器，可以拖拉 UI 控件并进行效果预览</w:t>
      </w:r>
    </w:p>
    <w:p>
      <w:pPr>
        <w:spacing w:line="240" w:lineRule="auto"/>
        <w:rPr>
          <w:rFonts w:hint="eastAsia" w:hAnsi="宋体"/>
          <w:color w:val="000000"/>
          <w:sz w:val="24"/>
          <w:szCs w:val="24"/>
          <w:lang w:val="en-US" w:eastAsia="zh-CN"/>
        </w:rPr>
      </w:pPr>
      <w:r>
        <w:rPr>
          <w:rFonts w:hint="eastAsia" w:hAnsi="宋体"/>
          <w:color w:val="000000"/>
          <w:sz w:val="24"/>
          <w:szCs w:val="24"/>
          <w:lang w:val="en-US" w:eastAsia="zh-CN"/>
        </w:rPr>
        <w:drawing>
          <wp:inline distT="0" distB="0" distL="114300" distR="114300">
            <wp:extent cx="5269230" cy="2717165"/>
            <wp:effectExtent l="0" t="0" r="7620" b="6985"/>
            <wp:docPr id="68" name="图片 68" descr="开发环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开发环境"/>
                    <pic:cNvPicPr>
                      <a:picLocks noChangeAspect="1"/>
                    </pic:cNvPicPr>
                  </pic:nvPicPr>
                  <pic:blipFill>
                    <a:blip r:embed="rId27"/>
                    <a:stretch>
                      <a:fillRect/>
                    </a:stretch>
                  </pic:blipFill>
                  <pic:spPr>
                    <a:xfrm>
                      <a:off x="0" y="0"/>
                      <a:ext cx="5269230" cy="2717165"/>
                    </a:xfrm>
                    <a:prstGeom prst="rect">
                      <a:avLst/>
                    </a:prstGeom>
                  </pic:spPr>
                </pic:pic>
              </a:graphicData>
            </a:graphic>
          </wp:inline>
        </w:drawing>
      </w:r>
    </w:p>
    <w:p>
      <w:pPr>
        <w:pStyle w:val="5"/>
        <w:spacing w:line="480" w:lineRule="exact"/>
        <w:rPr>
          <w:rFonts w:hint="eastAsia" w:hAnsi="宋体"/>
          <w:color w:val="000000"/>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Android Studio开发环境</w:t>
      </w:r>
    </w:p>
    <w:p>
      <w:pPr>
        <w:pStyle w:val="4"/>
        <w:rPr>
          <w:rFonts w:hint="eastAsia"/>
          <w:lang w:val="en-US" w:eastAsia="zh-CN"/>
        </w:rPr>
      </w:pPr>
      <w:bookmarkStart w:id="39" w:name="_Toc22429"/>
      <w:r>
        <w:rPr>
          <w:rFonts w:hint="eastAsia"/>
          <w:lang w:val="en-US" w:eastAsia="zh-CN"/>
        </w:rPr>
        <w:t>4.1.2 Android APP界面设计</w:t>
      </w:r>
      <w:bookmarkEnd w:id="39"/>
    </w:p>
    <w:p>
      <w:pPr>
        <w:spacing w:line="480" w:lineRule="exact"/>
        <w:ind w:firstLine="480"/>
        <w:rPr>
          <w:rFonts w:hint="eastAsia" w:hAnsi="宋体"/>
          <w:color w:val="000000"/>
          <w:sz w:val="24"/>
          <w:szCs w:val="24"/>
          <w:lang w:val="en-US" w:eastAsia="zh-CN"/>
        </w:rPr>
      </w:pPr>
      <w:r>
        <w:rPr>
          <w:rFonts w:hint="eastAsia" w:hAnsi="宋体"/>
          <w:color w:val="000000"/>
          <w:sz w:val="24"/>
          <w:szCs w:val="24"/>
          <w:lang w:val="en-US" w:eastAsia="zh-CN"/>
        </w:rPr>
        <w:t>APP界面设计分为主菜单和功能菜单界面设计。</w:t>
      </w:r>
    </w:p>
    <w:p>
      <w:pPr>
        <w:spacing w:line="480" w:lineRule="exact"/>
        <w:ind w:firstLine="480"/>
        <w:rPr>
          <w:rFonts w:hint="eastAsia" w:hAnsi="宋体"/>
          <w:color w:val="000000"/>
          <w:sz w:val="24"/>
          <w:szCs w:val="24"/>
          <w:lang w:val="en-US" w:eastAsia="zh-CN"/>
        </w:rPr>
      </w:pPr>
      <w:r>
        <w:rPr>
          <w:rFonts w:hint="eastAsia" w:hAnsi="宋体"/>
          <w:color w:val="000000"/>
          <w:sz w:val="24"/>
          <w:szCs w:val="24"/>
          <w:lang w:val="en-US" w:eastAsia="zh-CN"/>
        </w:rPr>
        <w:t>其中，主菜单包含：连接、帮助、关于、退出，这几个按钮。连接页面为主要的功能页面，它包含蓝牙连接、用户添加和删除、开门和关门等功能。</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主菜单设计如下：</w:t>
      </w:r>
    </w:p>
    <w:p>
      <w:pPr>
        <w:spacing w:line="240" w:lineRule="auto"/>
        <w:jc w:val="center"/>
        <w:rPr>
          <w:rFonts w:hint="eastAsia" w:hAnsi="宋体"/>
          <w:color w:val="000000"/>
          <w:sz w:val="24"/>
          <w:szCs w:val="24"/>
          <w:lang w:val="en-US" w:eastAsia="zh-CN"/>
        </w:rPr>
      </w:pPr>
      <w:r>
        <w:drawing>
          <wp:inline distT="0" distB="0" distL="114300" distR="114300">
            <wp:extent cx="1566545" cy="2784475"/>
            <wp:effectExtent l="0" t="0" r="14605" b="15875"/>
            <wp:docPr id="235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8" name="图片 6"/>
                    <pic:cNvPicPr>
                      <a:picLocks noChangeAspect="1"/>
                    </pic:cNvPicPr>
                  </pic:nvPicPr>
                  <pic:blipFill>
                    <a:blip r:embed="rId28"/>
                    <a:stretch>
                      <a:fillRect/>
                    </a:stretch>
                  </pic:blipFill>
                  <pic:spPr>
                    <a:xfrm>
                      <a:off x="0" y="0"/>
                      <a:ext cx="1566862" cy="2784475"/>
                    </a:xfrm>
                    <a:prstGeom prst="rect">
                      <a:avLst/>
                    </a:prstGeom>
                    <a:noFill/>
                    <a:ln w="9525">
                      <a:noFill/>
                    </a:ln>
                  </pic:spPr>
                </pic:pic>
              </a:graphicData>
            </a:graphic>
          </wp:inline>
        </w:drawing>
      </w:r>
    </w:p>
    <w:p>
      <w:pPr>
        <w:pStyle w:val="5"/>
        <w:spacing w:line="480" w:lineRule="exact"/>
        <w:ind w:firstLine="480"/>
        <w:rPr>
          <w:rFonts w:hint="eastAsia" w:hAnsi="宋体" w:eastAsia="宋体"/>
          <w:color w:val="000000"/>
          <w:sz w:val="24"/>
          <w:szCs w:val="24"/>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val="en-US" w:eastAsia="zh-CN"/>
        </w:rPr>
        <w:t xml:space="preserve"> 主菜单界面设计</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功能菜单设计如下：</w:t>
      </w:r>
    </w:p>
    <w:p>
      <w:pPr>
        <w:spacing w:line="480" w:lineRule="exact"/>
        <w:rPr>
          <w:rFonts w:hint="eastAsia" w:hAnsi="宋体"/>
          <w:color w:val="000000"/>
          <w:sz w:val="24"/>
          <w:szCs w:val="24"/>
          <w:lang w:val="en-US" w:eastAsia="zh-CN"/>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spacing w:line="240" w:lineRule="auto"/>
              <w:jc w:val="center"/>
              <w:rPr>
                <w:rFonts w:hint="eastAsia" w:hAnsi="宋体"/>
                <w:color w:val="000000"/>
                <w:sz w:val="24"/>
                <w:szCs w:val="24"/>
                <w:vertAlign w:val="baseline"/>
                <w:lang w:val="en-US" w:eastAsia="zh-CN"/>
              </w:rPr>
            </w:pPr>
            <w:r>
              <w:rPr>
                <w:rFonts w:hint="eastAsia" w:hAnsi="宋体"/>
                <w:color w:val="000000"/>
                <w:sz w:val="24"/>
                <w:szCs w:val="24"/>
                <w:vertAlign w:val="baseline"/>
                <w:lang w:val="en-US" w:eastAsia="zh-CN"/>
              </w:rPr>
              <w:drawing>
                <wp:inline distT="0" distB="0" distL="114300" distR="114300">
                  <wp:extent cx="1656080" cy="2838450"/>
                  <wp:effectExtent l="0" t="0" r="1270" b="0"/>
                  <wp:docPr id="69" name="图片 69" descr="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连接"/>
                          <pic:cNvPicPr>
                            <a:picLocks noChangeAspect="1"/>
                          </pic:cNvPicPr>
                        </pic:nvPicPr>
                        <pic:blipFill>
                          <a:blip r:embed="rId29"/>
                          <a:stretch>
                            <a:fillRect/>
                          </a:stretch>
                        </pic:blipFill>
                        <pic:spPr>
                          <a:xfrm>
                            <a:off x="0" y="0"/>
                            <a:ext cx="1656080" cy="2838450"/>
                          </a:xfrm>
                          <a:prstGeom prst="rect">
                            <a:avLst/>
                          </a:prstGeom>
                        </pic:spPr>
                      </pic:pic>
                    </a:graphicData>
                  </a:graphic>
                </wp:inline>
              </w:drawing>
            </w:r>
          </w:p>
        </w:tc>
        <w:tc>
          <w:tcPr>
            <w:tcW w:w="2841" w:type="dxa"/>
          </w:tcPr>
          <w:p>
            <w:pPr>
              <w:spacing w:line="240" w:lineRule="auto"/>
              <w:jc w:val="center"/>
              <w:rPr>
                <w:rFonts w:hint="eastAsia" w:hAnsi="宋体"/>
                <w:color w:val="000000"/>
                <w:sz w:val="24"/>
                <w:szCs w:val="24"/>
                <w:vertAlign w:val="baseline"/>
                <w:lang w:val="en-US" w:eastAsia="zh-CN"/>
              </w:rPr>
            </w:pPr>
            <w:r>
              <w:drawing>
                <wp:inline distT="0" distB="0" distL="114300" distR="114300">
                  <wp:extent cx="1537970" cy="2795270"/>
                  <wp:effectExtent l="0" t="0" r="5080" b="5080"/>
                  <wp:docPr id="235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 name="图片 7"/>
                          <pic:cNvPicPr>
                            <a:picLocks noChangeAspect="1"/>
                          </pic:cNvPicPr>
                        </pic:nvPicPr>
                        <pic:blipFill>
                          <a:blip r:embed="rId30"/>
                          <a:stretch>
                            <a:fillRect/>
                          </a:stretch>
                        </pic:blipFill>
                        <pic:spPr>
                          <a:xfrm>
                            <a:off x="0" y="0"/>
                            <a:ext cx="1538288" cy="2795588"/>
                          </a:xfrm>
                          <a:prstGeom prst="rect">
                            <a:avLst/>
                          </a:prstGeom>
                          <a:noFill/>
                          <a:ln w="9525">
                            <a:noFill/>
                          </a:ln>
                        </pic:spPr>
                      </pic:pic>
                    </a:graphicData>
                  </a:graphic>
                </wp:inline>
              </w:drawing>
            </w:r>
          </w:p>
        </w:tc>
        <w:tc>
          <w:tcPr>
            <w:tcW w:w="2841" w:type="dxa"/>
          </w:tcPr>
          <w:p>
            <w:pPr>
              <w:spacing w:line="240" w:lineRule="auto"/>
              <w:jc w:val="center"/>
              <w:rPr>
                <w:rFonts w:hint="eastAsia" w:hAnsi="宋体"/>
                <w:color w:val="000000"/>
                <w:sz w:val="24"/>
                <w:szCs w:val="24"/>
                <w:vertAlign w:val="baseline"/>
                <w:lang w:val="en-US" w:eastAsia="zh-CN"/>
              </w:rPr>
            </w:pPr>
            <w:r>
              <w:drawing>
                <wp:inline distT="0" distB="0" distL="114300" distR="114300">
                  <wp:extent cx="1571625" cy="2794000"/>
                  <wp:effectExtent l="0" t="0" r="9525" b="6350"/>
                  <wp:docPr id="235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1" name="图片 9"/>
                          <pic:cNvPicPr>
                            <a:picLocks noChangeAspect="1"/>
                          </pic:cNvPicPr>
                        </pic:nvPicPr>
                        <pic:blipFill>
                          <a:blip r:embed="rId31"/>
                          <a:stretch>
                            <a:fillRect/>
                          </a:stretch>
                        </pic:blipFill>
                        <pic:spPr>
                          <a:xfrm>
                            <a:off x="0" y="0"/>
                            <a:ext cx="1571625" cy="279400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numPr>
                <w:ilvl w:val="0"/>
                <w:numId w:val="6"/>
              </w:numPr>
              <w:spacing w:line="240" w:lineRule="auto"/>
              <w:jc w:val="center"/>
              <w:rPr>
                <w:rFonts w:hint="eastAsia" w:hAnsi="宋体"/>
                <w:color w:val="000000"/>
                <w:sz w:val="24"/>
                <w:szCs w:val="24"/>
                <w:vertAlign w:val="baseline"/>
                <w:lang w:val="en-US" w:eastAsia="zh-CN"/>
              </w:rPr>
            </w:pPr>
            <w:r>
              <w:rPr>
                <w:rFonts w:hint="eastAsia" w:hAnsi="宋体"/>
                <w:color w:val="000000"/>
                <w:sz w:val="24"/>
                <w:szCs w:val="24"/>
                <w:vertAlign w:val="baseline"/>
                <w:lang w:val="en-US" w:eastAsia="zh-CN"/>
              </w:rPr>
              <w:t>连接</w:t>
            </w:r>
          </w:p>
        </w:tc>
        <w:tc>
          <w:tcPr>
            <w:tcW w:w="2841" w:type="dxa"/>
          </w:tcPr>
          <w:p>
            <w:pPr>
              <w:numPr>
                <w:ilvl w:val="0"/>
                <w:numId w:val="6"/>
              </w:numPr>
              <w:spacing w:line="240" w:lineRule="auto"/>
              <w:ind w:left="0" w:leftChars="0" w:firstLine="0" w:firstLineChars="0"/>
              <w:jc w:val="center"/>
              <w:rPr>
                <w:rFonts w:hint="eastAsia" w:hAnsi="宋体"/>
                <w:color w:val="000000"/>
                <w:sz w:val="24"/>
                <w:szCs w:val="24"/>
                <w:vertAlign w:val="baseline"/>
                <w:lang w:val="en-US" w:eastAsia="zh-CN"/>
              </w:rPr>
            </w:pPr>
            <w:r>
              <w:rPr>
                <w:rFonts w:hint="eastAsia" w:hAnsi="宋体"/>
                <w:color w:val="000000"/>
                <w:sz w:val="24"/>
                <w:szCs w:val="24"/>
                <w:vertAlign w:val="baseline"/>
                <w:lang w:val="en-US" w:eastAsia="zh-CN"/>
              </w:rPr>
              <w:t>帮助</w:t>
            </w:r>
          </w:p>
        </w:tc>
        <w:tc>
          <w:tcPr>
            <w:tcW w:w="2841" w:type="dxa"/>
          </w:tcPr>
          <w:p>
            <w:pPr>
              <w:numPr>
                <w:ilvl w:val="0"/>
                <w:numId w:val="6"/>
              </w:numPr>
              <w:spacing w:line="240" w:lineRule="auto"/>
              <w:ind w:left="0" w:leftChars="0" w:firstLine="0" w:firstLineChars="0"/>
              <w:jc w:val="center"/>
              <w:rPr>
                <w:rFonts w:hint="eastAsia" w:hAnsi="宋体"/>
                <w:color w:val="000000"/>
                <w:sz w:val="24"/>
                <w:szCs w:val="24"/>
                <w:vertAlign w:val="baseline"/>
                <w:lang w:val="en-US" w:eastAsia="zh-CN"/>
              </w:rPr>
            </w:pPr>
            <w:r>
              <w:rPr>
                <w:rFonts w:hint="eastAsia" w:hAnsi="宋体"/>
                <w:color w:val="000000"/>
                <w:sz w:val="24"/>
                <w:szCs w:val="24"/>
                <w:vertAlign w:val="baseline"/>
                <w:lang w:val="en-US" w:eastAsia="zh-CN"/>
              </w:rPr>
              <w:t>关于</w:t>
            </w:r>
          </w:p>
        </w:tc>
      </w:tr>
    </w:tbl>
    <w:p>
      <w:pPr>
        <w:pStyle w:val="5"/>
        <w:spacing w:line="480" w:lineRule="exact"/>
        <w:rPr>
          <w:rFonts w:hint="eastAsia" w:hAnsi="宋体" w:eastAsia="宋体"/>
          <w:color w:val="000000"/>
          <w:sz w:val="24"/>
          <w:szCs w:val="24"/>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val="en-US" w:eastAsia="zh-CN"/>
        </w:rPr>
        <w:t xml:space="preserve"> 功能菜单界面设计</w:t>
      </w:r>
    </w:p>
    <w:p>
      <w:pPr>
        <w:spacing w:line="480" w:lineRule="exact"/>
        <w:rPr>
          <w:rFonts w:hint="eastAsia" w:hAnsi="宋体"/>
          <w:color w:val="000000"/>
          <w:sz w:val="24"/>
          <w:szCs w:val="24"/>
          <w:lang w:val="en-US" w:eastAsia="zh-CN"/>
        </w:rPr>
      </w:pPr>
    </w:p>
    <w:p>
      <w:pPr>
        <w:pStyle w:val="4"/>
        <w:rPr>
          <w:rFonts w:hint="eastAsia"/>
          <w:lang w:val="en-US" w:eastAsia="zh-CN"/>
        </w:rPr>
      </w:pPr>
      <w:bookmarkStart w:id="40" w:name="_Toc1485"/>
      <w:r>
        <w:rPr>
          <w:rFonts w:hint="eastAsia"/>
          <w:lang w:val="en-US" w:eastAsia="zh-CN"/>
        </w:rPr>
        <w:t>4.1.3 Android APP蓝牙通信实现</w:t>
      </w:r>
      <w:bookmarkEnd w:id="40"/>
    </w:p>
    <w:p>
      <w:pPr>
        <w:spacing w:line="480" w:lineRule="exact"/>
        <w:ind w:firstLine="480" w:firstLineChars="200"/>
        <w:rPr>
          <w:rFonts w:hint="eastAsia" w:ascii="宋体" w:hAnsi="宋体" w:eastAsia="宋体" w:cs="宋体"/>
          <w:sz w:val="24"/>
          <w:szCs w:val="24"/>
          <w:lang w:val="en-US" w:eastAsia="zh-CN"/>
        </w:rPr>
      </w:pPr>
      <w:r>
        <w:rPr>
          <w:rFonts w:hint="eastAsia" w:hAnsi="宋体"/>
          <w:color w:val="000000"/>
          <w:sz w:val="24"/>
          <w:szCs w:val="24"/>
          <w:lang w:val="en-US" w:eastAsia="zh-CN"/>
        </w:rPr>
        <w:t>蓝牙通信包括：打开蓝牙、连接设备、建立通信通道，具体流程见下图。</w:t>
      </w:r>
    </w:p>
    <w:p>
      <w:pPr>
        <w:rPr>
          <w:rFonts w:hint="eastAsia" w:ascii="宋体" w:hAnsi="宋体" w:eastAsia="宋体" w:cs="宋体"/>
          <w:sz w:val="24"/>
          <w:szCs w:val="24"/>
          <w:lang w:val="en-US" w:eastAsia="zh-CN"/>
        </w:rPr>
      </w:pPr>
      <w:r>
        <w:rPr>
          <w:sz w:val="24"/>
        </w:rPr>
        <mc:AlternateContent>
          <mc:Choice Requires="wpc">
            <w:drawing>
              <wp:inline distT="0" distB="0" distL="114300" distR="114300">
                <wp:extent cx="5274310" cy="4052570"/>
                <wp:effectExtent l="0" t="0" r="0" b="0"/>
                <wp:docPr id="70" name="画布 70"/>
                <wp:cNvGraphicFramePr/>
                <a:graphic xmlns:a="http://schemas.openxmlformats.org/drawingml/2006/main">
                  <a:graphicData uri="http://schemas.microsoft.com/office/word/2010/wordprocessingCanvas">
                    <wpc:wpc>
                      <wpc:bg/>
                      <wpc:whole/>
                      <wps:wsp>
                        <wps:cNvPr id="71" name="矩形 71"/>
                        <wps:cNvSpPr/>
                        <wps:spPr>
                          <a:xfrm>
                            <a:off x="1861185" y="188595"/>
                            <a:ext cx="1552575" cy="400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b/>
                                  <w:bCs/>
                                  <w:lang w:val="en-US" w:eastAsia="zh-CN"/>
                                </w:rPr>
                              </w:pPr>
                              <w:r>
                                <w:rPr>
                                  <w:rFonts w:hint="eastAsia"/>
                                  <w:b/>
                                  <w:bCs/>
                                  <w:lang w:val="en-US" w:eastAsia="zh-CN"/>
                                </w:rPr>
                                <w:t>打开蓝牙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 name="矩形 72"/>
                        <wps:cNvSpPr/>
                        <wps:spPr>
                          <a:xfrm>
                            <a:off x="1865630" y="1351280"/>
                            <a:ext cx="1552575" cy="400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b/>
                                  <w:bCs/>
                                  <w:lang w:val="en-US" w:eastAsia="zh-CN"/>
                                </w:rPr>
                              </w:pPr>
                              <w:r>
                                <w:rPr>
                                  <w:rFonts w:hint="eastAsia"/>
                                  <w:b/>
                                  <w:bCs/>
                                  <w:lang w:val="en-US" w:eastAsia="zh-CN"/>
                                </w:rPr>
                                <w:t>创建通道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矩形 73"/>
                        <wps:cNvSpPr/>
                        <wps:spPr>
                          <a:xfrm>
                            <a:off x="1865630" y="789305"/>
                            <a:ext cx="1552575" cy="400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b/>
                                  <w:bCs/>
                                  <w:lang w:val="en-US" w:eastAsia="zh-CN"/>
                                </w:rPr>
                              </w:pPr>
                              <w:r>
                                <w:rPr>
                                  <w:rFonts w:hint="eastAsia"/>
                                  <w:b/>
                                  <w:bCs/>
                                  <w:lang w:val="en-US" w:eastAsia="zh-CN"/>
                                </w:rPr>
                                <w:t>连接蓝牙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矩形 74"/>
                        <wps:cNvSpPr/>
                        <wps:spPr>
                          <a:xfrm>
                            <a:off x="732155" y="2094230"/>
                            <a:ext cx="1552575" cy="5905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b/>
                                  <w:bCs/>
                                  <w:lang w:val="en-US" w:eastAsia="zh-CN"/>
                                </w:rPr>
                              </w:pPr>
                              <w:r>
                                <w:rPr>
                                  <w:rFonts w:hint="eastAsia"/>
                                  <w:b/>
                                  <w:bCs/>
                                  <w:lang w:val="en-US" w:eastAsia="zh-CN"/>
                                </w:rPr>
                                <w:t>开门/关门(所有用户)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矩形 75"/>
                        <wps:cNvSpPr/>
                        <wps:spPr>
                          <a:xfrm>
                            <a:off x="2999105" y="2056130"/>
                            <a:ext cx="1552575" cy="6375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b/>
                                  <w:bCs/>
                                  <w:lang w:val="en-US" w:eastAsia="zh-CN"/>
                                </w:rPr>
                              </w:pPr>
                              <w:r>
                                <w:rPr>
                                  <w:rFonts w:hint="eastAsia"/>
                                  <w:b/>
                                  <w:bCs/>
                                  <w:lang w:val="en-US" w:eastAsia="zh-CN"/>
                                </w:rPr>
                                <w:t>登记/删除(root用户)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直接箭头连接符 76"/>
                        <wps:cNvCnPr>
                          <a:stCxn id="71" idx="2"/>
                          <a:endCxn id="73" idx="0"/>
                        </wps:cNvCnPr>
                        <wps:spPr>
                          <a:xfrm>
                            <a:off x="2637790" y="588645"/>
                            <a:ext cx="4445" cy="2006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a:stCxn id="73" idx="2"/>
                          <a:endCxn id="72" idx="0"/>
                        </wps:cNvCnPr>
                        <wps:spPr>
                          <a:xfrm>
                            <a:off x="2642235" y="1189355"/>
                            <a:ext cx="0"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肘形连接符 78"/>
                        <wps:cNvCnPr>
                          <a:stCxn id="72" idx="1"/>
                          <a:endCxn id="74" idx="0"/>
                        </wps:cNvCnPr>
                        <wps:spPr>
                          <a:xfrm rot="10800000" flipV="1">
                            <a:off x="1508760" y="1551305"/>
                            <a:ext cx="356870" cy="54292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肘形连接符 79"/>
                        <wps:cNvCnPr>
                          <a:stCxn id="72" idx="3"/>
                          <a:endCxn id="75" idx="0"/>
                        </wps:cNvCnPr>
                        <wps:spPr>
                          <a:xfrm>
                            <a:off x="3418205" y="1551305"/>
                            <a:ext cx="357505" cy="50482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矩形 80"/>
                        <wps:cNvSpPr/>
                        <wps:spPr>
                          <a:xfrm>
                            <a:off x="1884680" y="2970530"/>
                            <a:ext cx="1552575" cy="400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b/>
                                  <w:bCs/>
                                  <w:lang w:val="en-US" w:eastAsia="zh-CN"/>
                                </w:rPr>
                              </w:pPr>
                              <w:r>
                                <w:rPr>
                                  <w:rFonts w:hint="eastAsia"/>
                                  <w:b/>
                                  <w:bCs/>
                                  <w:lang w:val="en-US" w:eastAsia="zh-CN"/>
                                </w:rPr>
                                <w:t>关闭蓝牙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81"/>
                        <wps:cNvSpPr/>
                        <wps:spPr>
                          <a:xfrm>
                            <a:off x="1884680" y="3570605"/>
                            <a:ext cx="1552575" cy="400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b/>
                                  <w:bCs/>
                                  <w:lang w:val="en-US" w:eastAsia="zh-CN"/>
                                </w:rPr>
                              </w:pPr>
                              <w:r>
                                <w:rPr>
                                  <w:rFonts w:hint="eastAsia"/>
                                  <w:b/>
                                  <w:bCs/>
                                  <w:lang w:val="en-US" w:eastAsia="zh-CN"/>
                                </w:rPr>
                                <w:t>退出APP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肘形连接符 82"/>
                        <wps:cNvCnPr>
                          <a:stCxn id="74" idx="2"/>
                          <a:endCxn id="80" idx="1"/>
                        </wps:cNvCnPr>
                        <wps:spPr>
                          <a:xfrm rot="5400000" flipV="1">
                            <a:off x="1454150" y="2739390"/>
                            <a:ext cx="485775" cy="37592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3" name="肘形连接符 83"/>
                        <wps:cNvCnPr>
                          <a:stCxn id="75" idx="2"/>
                          <a:endCxn id="80" idx="3"/>
                        </wps:cNvCnPr>
                        <wps:spPr>
                          <a:xfrm rot="5400000">
                            <a:off x="3368040" y="2762885"/>
                            <a:ext cx="476885" cy="33845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80" idx="2"/>
                          <a:endCxn id="81" idx="0"/>
                        </wps:cNvCnPr>
                        <wps:spPr>
                          <a:xfrm>
                            <a:off x="2661285" y="3370580"/>
                            <a:ext cx="0" cy="200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9.1pt;width:415.3pt;" coordsize="5274310,4052570" editas="canvas" o:gfxdata="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">
                <o:lock v:ext="edit" aspectratio="f"/>
                <v:shape id="_x0000_s1026" o:spid="_x0000_s1026" style="position:absolute;left:0;top:0;height:4052570;width:5274310;" filled="f" stroked="f" coordsize="21600,21600" o:gfxdata="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&#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">
                  <v:fill on="f" focussize="0,0"/>
                  <v:stroke on="f"/>
                  <v:imagedata o:title=""/>
                  <o:lock v:ext="edit" aspectratio="f"/>
                </v:shape>
                <v:rect id="_x0000_s1026" o:spid="_x0000_s1026" o:spt="1" style="position:absolute;left:1861185;top:188595;height:400050;width:1552575;v-text-anchor:middle;" fillcolor="#5B9BD5 [3204]" filled="t" stroked="f" coordsize="21600,21600" o:gfxdata="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qpWwdUAAAAFAQAADwAAAAAAAAABACAAAAAiAAAAZHJzL2Rvd25yZXYueG1sUEsBAhQAFAAA&#10;AAgAh07iQNrd2YNkAgAAlQQAAA4AAAAAAAAAAQAgAAAAJAEAAGRycy9lMm9Eb2MueG1sUEsFBgAA&#10;AAAGAAYAWQEAAPoFAAAAAA==&#10;">
                  <v:fill on="t" focussize="0,0"/>
                  <v:stroke on="f" weight="1pt" miterlimit="8" joinstyle="miter"/>
                  <v:imagedata o:title=""/>
                  <o:lock v:ext="edit" aspectratio="f"/>
                  <v:textbox>
                    <w:txbxContent>
                      <w:p>
                        <w:pPr>
                          <w:jc w:val="center"/>
                          <w:rPr>
                            <w:rFonts w:hint="eastAsia" w:eastAsia="宋体"/>
                            <w:b/>
                            <w:bCs/>
                            <w:lang w:val="en-US" w:eastAsia="zh-CN"/>
                          </w:rPr>
                        </w:pPr>
                        <w:r>
                          <w:rPr>
                            <w:rFonts w:hint="eastAsia"/>
                            <w:b/>
                            <w:bCs/>
                            <w:lang w:val="en-US" w:eastAsia="zh-CN"/>
                          </w:rPr>
                          <w:t>打开蓝牙</w:t>
                        </w:r>
                      </w:p>
                    </w:txbxContent>
                  </v:textbox>
                </v:rect>
                <v:rect id="_x0000_s1026" o:spid="_x0000_s1026" o:spt="1" style="position:absolute;left:1865630;top:1351280;height:400050;width:1552575;v-text-anchor:middle;" fillcolor="#5B9BD5 [3204]" filled="t" stroked="f" coordsize="21600,21600" o:gfxdata="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KqVsHVAAAABQEAAA8AAAAAAAAAAQAgAAAAIgAAAGRycy9kb3ducmV2LnhtbFBLAQIUABQA&#10;AAAIAIdO4kAiHz9EZQIAAJYEAAAOAAAAAAAAAAEAIAAAACQBAABkcnMvZTJvRG9jLnhtbFBLBQYA&#10;AAAABgAGAFkBAAD7BQAAAAA=&#10;">
                  <v:fill on="t" focussize="0,0"/>
                  <v:stroke on="f" weight="1pt" miterlimit="8" joinstyle="miter"/>
                  <v:imagedata o:title=""/>
                  <o:lock v:ext="edit" aspectratio="f"/>
                  <v:textbox>
                    <w:txbxContent>
                      <w:p>
                        <w:pPr>
                          <w:jc w:val="center"/>
                          <w:rPr>
                            <w:rFonts w:hint="eastAsia" w:eastAsia="宋体"/>
                            <w:b/>
                            <w:bCs/>
                            <w:lang w:val="en-US" w:eastAsia="zh-CN"/>
                          </w:rPr>
                        </w:pPr>
                        <w:r>
                          <w:rPr>
                            <w:rFonts w:hint="eastAsia"/>
                            <w:b/>
                            <w:bCs/>
                            <w:lang w:val="en-US" w:eastAsia="zh-CN"/>
                          </w:rPr>
                          <w:t>创建通道</w:t>
                        </w:r>
                      </w:p>
                    </w:txbxContent>
                  </v:textbox>
                </v:rect>
                <v:rect id="_x0000_s1026" o:spid="_x0000_s1026" o:spt="1" style="position:absolute;left:1865630;top:789305;height:400050;width:1552575;v-text-anchor:middle;" fillcolor="#5B9BD5 [3204]" filled="t" stroked="f" coordsize="21600,21600" o:gfxdata="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qpWwdUAAAAFAQAADwAAAAAAAAABACAAAAAiAAAAZHJzL2Rvd25yZXYueG1sUEsBAhQA&#10;FAAAAAgAh07iQN7vQh5nAgAAlQQAAA4AAAAAAAAAAQAgAAAAJAEAAGRycy9lMm9Eb2MueG1sUEsF&#10;BgAAAAAGAAYAWQEAAP0FAAAAAA==&#10;">
                  <v:fill on="t" focussize="0,0"/>
                  <v:stroke on="f" weight="1pt" miterlimit="8" joinstyle="miter"/>
                  <v:imagedata o:title=""/>
                  <o:lock v:ext="edit" aspectratio="f"/>
                  <v:textbox>
                    <w:txbxContent>
                      <w:p>
                        <w:pPr>
                          <w:jc w:val="center"/>
                          <w:rPr>
                            <w:rFonts w:hint="eastAsia" w:eastAsia="宋体"/>
                            <w:b/>
                            <w:bCs/>
                            <w:lang w:val="en-US" w:eastAsia="zh-CN"/>
                          </w:rPr>
                        </w:pPr>
                        <w:r>
                          <w:rPr>
                            <w:rFonts w:hint="eastAsia"/>
                            <w:b/>
                            <w:bCs/>
                            <w:lang w:val="en-US" w:eastAsia="zh-CN"/>
                          </w:rPr>
                          <w:t>连接蓝牙</w:t>
                        </w:r>
                      </w:p>
                    </w:txbxContent>
                  </v:textbox>
                </v:rect>
                <v:rect id="_x0000_s1026" o:spid="_x0000_s1026" o:spt="1" style="position:absolute;left:732155;top:2094230;height:590550;width:1552575;v-text-anchor:middle;" fillcolor="#5B9BD5 [3204]" filled="t" stroked="f" coordsize="21600,21600" o:gfxdata="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qpWwdUAAAAFAQAADwAAAAAAAAABACAAAAAiAAAAZHJzL2Rvd25yZXYueG1sUEsBAhQAFAAA&#10;AAgAh07iQB2axoFkAgAAlQQAAA4AAAAAAAAAAQAgAAAAJAEAAGRycy9lMm9Eb2MueG1sUEsFBgAA&#10;AAAGAAYAWQEAAPoFAAAAAA==&#10;">
                  <v:fill on="t" focussize="0,0"/>
                  <v:stroke on="f" weight="1pt" miterlimit="8" joinstyle="miter"/>
                  <v:imagedata o:title=""/>
                  <o:lock v:ext="edit" aspectratio="f"/>
                  <v:textbox>
                    <w:txbxContent>
                      <w:p>
                        <w:pPr>
                          <w:jc w:val="center"/>
                          <w:rPr>
                            <w:rFonts w:hint="eastAsia" w:eastAsia="宋体"/>
                            <w:b/>
                            <w:bCs/>
                            <w:lang w:val="en-US" w:eastAsia="zh-CN"/>
                          </w:rPr>
                        </w:pPr>
                        <w:r>
                          <w:rPr>
                            <w:rFonts w:hint="eastAsia"/>
                            <w:b/>
                            <w:bCs/>
                            <w:lang w:val="en-US" w:eastAsia="zh-CN"/>
                          </w:rPr>
                          <w:t>开门/关门(所有用户)</w:t>
                        </w:r>
                      </w:p>
                    </w:txbxContent>
                  </v:textbox>
                </v:rect>
                <v:rect id="_x0000_s1026" o:spid="_x0000_s1026" o:spt="1" style="position:absolute;left:2999105;top:2056130;height:637540;width:1552575;v-text-anchor:middle;" fillcolor="#5B9BD5 [3204]" filled="t" stroked="f" coordsize="21600,21600" o:gfxdata="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yqlbB1QAAAAUBAAAPAAAAAAAAAAEAIAAAACIAAABkcnMvZG93bnJldi54bWxQSwECFAAU&#10;AAAACACHTuJAapmGjWYCAACWBAAADgAAAAAAAAABACAAAAAkAQAAZHJzL2Uyb0RvYy54bWxQSwUG&#10;AAAAAAYABgBZAQAA/AUAAAAA&#10;">
                  <v:fill on="t" focussize="0,0"/>
                  <v:stroke on="f" weight="1pt" miterlimit="8" joinstyle="miter"/>
                  <v:imagedata o:title=""/>
                  <o:lock v:ext="edit" aspectratio="f"/>
                  <v:textbox>
                    <w:txbxContent>
                      <w:p>
                        <w:pPr>
                          <w:jc w:val="center"/>
                          <w:rPr>
                            <w:rFonts w:hint="eastAsia" w:eastAsia="宋体"/>
                            <w:b/>
                            <w:bCs/>
                            <w:lang w:val="en-US" w:eastAsia="zh-CN"/>
                          </w:rPr>
                        </w:pPr>
                        <w:r>
                          <w:rPr>
                            <w:rFonts w:hint="eastAsia"/>
                            <w:b/>
                            <w:bCs/>
                            <w:lang w:val="en-US" w:eastAsia="zh-CN"/>
                          </w:rPr>
                          <w:t>登记/删除(root用户)</w:t>
                        </w:r>
                      </w:p>
                    </w:txbxContent>
                  </v:textbox>
                </v:rect>
                <v:shape id="_x0000_s1026" o:spid="_x0000_s1026" o:spt="32" type="#_x0000_t32" style="position:absolute;left:2637790;top:588645;height:200660;width:4445;" filled="f" stroked="t" coordsize="21600,21600" o:gfxdata="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oQtPdQAAAAFAQAADwAAAAAAAAAB&#10;ACAAAAAiAAAAZHJzL2Rvd25yZXYueG1sUEsBAhQAFAAAAAgAh07iQMDBFacUAgAA4QMAAA4AAAAA&#10;AAAAAQAgAAAAIwEAAGRycy9lMm9Eb2MueG1sUEsFBgAAAAAGAAYAWQEAAKkFAAAAAA==&#10;">
                  <v:fill on="f" focussize="0,0"/>
                  <v:stroke weight="0.5pt" color="#5B9BD5 [3204]" miterlimit="8" joinstyle="miter" endarrow="open"/>
                  <v:imagedata o:title=""/>
                  <o:lock v:ext="edit" aspectratio="f"/>
                </v:shape>
                <v:shape id="_x0000_s1026" o:spid="_x0000_s1026" o:spt="32" type="#_x0000_t32" style="position:absolute;left:2642235;top:1189355;height:161925;width:0;" filled="f" stroked="t" coordsize="21600,21600" o:gfxdata="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KELT3UAAAABQEAAA8AAAAAAAAAAQAg&#10;AAAAIgAAAGRycy9kb3ducmV2LnhtbFBLAQIUABQAAAAIAIdO4kB1OCxBEgIAAN8DAAAOAAAAAAAA&#10;AAEAIAAAACMBAABkcnMvZTJvRG9jLnhtbFBLBQYAAAAABgAGAFkBAACnBQAAAAA=&#10;">
                  <v:fill on="f" focussize="0,0"/>
                  <v:stroke weight="0.5pt" color="#5B9BD5 [3204]" miterlimit="8" joinstyle="miter" endarrow="open"/>
                  <v:imagedata o:title=""/>
                  <o:lock v:ext="edit" aspectratio="f"/>
                </v:shape>
                <v:shape id="_x0000_s1026" o:spid="_x0000_s1026" o:spt="33" type="#_x0000_t33" style="position:absolute;left:1508760;top:1551305;flip:y;height:542925;width:356870;rotation:11796480f;" filled="f" stroked="t" coordsize="21600,21600" o:gfxdata="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vVnyvdUAAAAF&#10;AQAADwAAAAAAAAABACAAAAAiAAAAZHJzL2Rvd25yZXYueG1sUEsBAhQAFAAAAAgAh07iQMmKEFwf&#10;AgAA8wMAAA4AAAAAAAAAAQAgAAAAJAEAAGRycy9lMm9Eb2MueG1sUEsFBgAAAAAGAAYAWQEAALUF&#10;AAAAAA==&#10;">
                  <v:fill on="f" focussize="0,0"/>
                  <v:stroke weight="0.5pt" color="#5B9BD5 [3204]" miterlimit="8" joinstyle="miter" endarrow="open"/>
                  <v:imagedata o:title=""/>
                  <o:lock v:ext="edit" aspectratio="f"/>
                </v:shape>
                <v:shape id="_x0000_s1026" o:spid="_x0000_s1026" o:spt="33" type="#_x0000_t33" style="position:absolute;left:3418205;top:1551305;height:504825;width:357505;" filled="f" stroked="t" coordsize="21600,21600" o:gfxdata="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RBXE21AAAAAUBAAAPAAAAAAAAAAEAIAAA&#10;ACIAAABkcnMvZG93bnJldi54bWxQSwECFAAUAAAACACHTuJAzdgLJBACAADaAwAADgAAAAAAAAAB&#10;ACAAAAAjAQAAZHJzL2Uyb0RvYy54bWxQSwUGAAAAAAYABgBZAQAApQUAAAAA&#10;">
                  <v:fill on="f" focussize="0,0"/>
                  <v:stroke weight="0.5pt" color="#5B9BD5 [3204]" miterlimit="8" joinstyle="miter" endarrow="open"/>
                  <v:imagedata o:title=""/>
                  <o:lock v:ext="edit" aspectratio="f"/>
                </v:shape>
                <v:rect id="_x0000_s1026" o:spid="_x0000_s1026" o:spt="1" style="position:absolute;left:1884680;top:2970530;height:400050;width:1552575;v-text-anchor:middle;" fillcolor="#5B9BD5 [3204]" filled="t" stroked="f" coordsize="21600,21600" o:gfxdata="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qpWwdUAAAAFAQAADwAAAAAAAAABACAAAAAiAAAAZHJzL2Rvd25yZXYueG1sUEsBAhQAFAAA&#10;AAgAh07iQDrjVLxkAgAAlgQAAA4AAAAAAAAAAQAgAAAAJAEAAGRycy9lMm9Eb2MueG1sUEsFBgAA&#10;AAAGAAYAWQEAAPoFAAAAAA==&#10;">
                  <v:fill on="t" focussize="0,0"/>
                  <v:stroke on="f" weight="1pt" miterlimit="8" joinstyle="miter"/>
                  <v:imagedata o:title=""/>
                  <o:lock v:ext="edit" aspectratio="f"/>
                  <v:textbox>
                    <w:txbxContent>
                      <w:p>
                        <w:pPr>
                          <w:jc w:val="center"/>
                          <w:rPr>
                            <w:rFonts w:hint="eastAsia" w:eastAsia="宋体"/>
                            <w:b/>
                            <w:bCs/>
                            <w:lang w:val="en-US" w:eastAsia="zh-CN"/>
                          </w:rPr>
                        </w:pPr>
                        <w:r>
                          <w:rPr>
                            <w:rFonts w:hint="eastAsia"/>
                            <w:b/>
                            <w:bCs/>
                            <w:lang w:val="en-US" w:eastAsia="zh-CN"/>
                          </w:rPr>
                          <w:t>关闭蓝牙</w:t>
                        </w:r>
                      </w:p>
                    </w:txbxContent>
                  </v:textbox>
                </v:rect>
                <v:rect id="_x0000_s1026" o:spid="_x0000_s1026" o:spt="1" style="position:absolute;left:1884680;top:3570605;height:400050;width:1552575;v-text-anchor:middle;" fillcolor="#5B9BD5 [3204]" filled="t" stroked="f" coordsize="21600,21600" o:gfxdata="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qpWwdUAAAAFAQAADwAAAAAAAAABACAAAAAiAAAAZHJzL2Rvd25yZXYueG1sUEsBAhQA&#10;FAAAAAgAh07iQMwYJ2hnAgAAlgQAAA4AAAAAAAAAAQAgAAAAJAEAAGRycy9lMm9Eb2MueG1sUEsF&#10;BgAAAAAGAAYAWQEAAP0FAAAAAA==&#10;">
                  <v:fill on="t" focussize="0,0"/>
                  <v:stroke on="f" weight="1pt" miterlimit="8" joinstyle="miter"/>
                  <v:imagedata o:title=""/>
                  <o:lock v:ext="edit" aspectratio="f"/>
                  <v:textbox>
                    <w:txbxContent>
                      <w:p>
                        <w:pPr>
                          <w:jc w:val="center"/>
                          <w:rPr>
                            <w:rFonts w:hint="eastAsia" w:eastAsia="宋体"/>
                            <w:b/>
                            <w:bCs/>
                            <w:lang w:val="en-US" w:eastAsia="zh-CN"/>
                          </w:rPr>
                        </w:pPr>
                        <w:r>
                          <w:rPr>
                            <w:rFonts w:hint="eastAsia"/>
                            <w:b/>
                            <w:bCs/>
                            <w:lang w:val="en-US" w:eastAsia="zh-CN"/>
                          </w:rPr>
                          <w:t>退出APP</w:t>
                        </w:r>
                      </w:p>
                    </w:txbxContent>
                  </v:textbox>
                </v:rect>
                <v:shape id="_x0000_s1026" o:spid="_x0000_s1026" o:spt="33" type="#_x0000_t33" style="position:absolute;left:1454150;top:2739390;flip:y;height:375920;width:485775;rotation:-5898240f;" filled="f" stroked="t" coordsize="21600,21600" o:gfxdata="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TOCCtgAAAAFAQAADwAAAAAAAAABACAAAAAiAAAAZHJzL2Rvd25yZXYueG1sUEsBAhQAFAAAAAgA&#10;h07iQKdlglclAgAA8gMAAA4AAAAAAAAAAQAgAAAAJwEAAGRycy9lMm9Eb2MueG1sUEsFBgAAAAAG&#10;AAYAWQEAAL4FAAAAAA==&#10;">
                  <v:fill on="f" focussize="0,0"/>
                  <v:stroke weight="0.5pt" color="#5B9BD5 [3204]" miterlimit="8" joinstyle="miter" endarrow="open"/>
                  <v:imagedata o:title=""/>
                  <o:lock v:ext="edit" aspectratio="f"/>
                </v:shape>
                <v:shape id="_x0000_s1026" o:spid="_x0000_s1026" o:spt="33" type="#_x0000_t33" style="position:absolute;left:3368040;top:2762885;height:338455;width:476885;rotation:5898240f;" filled="f" stroked="t" coordsize="21600,21600" o:gfxdata="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IQEPw1AAAAAUBAAAP&#10;AAAAAAAAAAEAIAAAACIAAABkcnMvZG93bnJldi54bWxQSwECFAAUAAAACACHTuJAkbgpexwCAADo&#10;AwAADgAAAAAAAAABACAAAAAjAQAAZHJzL2Uyb0RvYy54bWxQSwUGAAAAAAYABgBZAQAAsQUAAAAA&#10;">
                  <v:fill on="f" focussize="0,0"/>
                  <v:stroke weight="0.5pt" color="#5B9BD5 [3204]" miterlimit="8" joinstyle="miter" endarrow="open"/>
                  <v:imagedata o:title=""/>
                  <o:lock v:ext="edit" aspectratio="f"/>
                </v:shape>
                <v:shape id="_x0000_s1026" o:spid="_x0000_s1026" o:spt="32" type="#_x0000_t32" style="position:absolute;left:2661285;top:3370580;height:200025;width:0;" filled="f" stroked="t" coordsize="21600,21600" o:gfxdata="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oQtPdQAAAAFAQAADwAAAAAAAAABACAA&#10;AAAiAAAAZHJzL2Rvd25yZXYueG1sUEsBAhQAFAAAAAgAh07iQEgOozwRAgAA3wMAAA4AAAAAAAAA&#10;AQAgAAAAIwEAAGRycy9lMm9Eb2MueG1sUEsFBgAAAAAGAAYAWQEAAKYFAAAAAA==&#10;">
                  <v:fill on="f" focussize="0,0"/>
                  <v:stroke weight="0.5pt" color="#5B9BD5 [3204]" miterlimit="8" joinstyle="miter" endarrow="open"/>
                  <v:imagedata o:title=""/>
                  <o:lock v:ext="edit" aspectratio="f"/>
                </v:shape>
                <w10:wrap type="none"/>
                <w10:anchorlock/>
              </v:group>
            </w:pict>
          </mc:Fallback>
        </mc:AlternateContent>
      </w:r>
    </w:p>
    <w:p>
      <w:pPr>
        <w:pStyle w:val="5"/>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val="en-US" w:eastAsia="zh-CN"/>
        </w:rPr>
        <w:t xml:space="preserve"> 手机APP蓝牙通信流程</w:t>
      </w:r>
    </w:p>
    <w:p>
      <w:pPr>
        <w:ind w:firstLine="480" w:firstLineChars="200"/>
        <w:rPr>
          <w:rFonts w:hint="eastAsia" w:ascii="宋体" w:hAnsi="宋体" w:eastAsia="宋体" w:cs="宋体"/>
          <w:sz w:val="24"/>
          <w:szCs w:val="24"/>
          <w:lang w:val="en-US" w:eastAsia="zh-CN"/>
        </w:rPr>
      </w:pPr>
    </w:p>
    <w:p>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其中，打开蓝牙使用</w:t>
      </w:r>
      <w:r>
        <w:rPr>
          <w:rFonts w:hint="eastAsia" w:ascii="宋体" w:hAnsi="宋体" w:eastAsia="宋体" w:cs="宋体"/>
          <w:sz w:val="24"/>
          <w:szCs w:val="24"/>
        </w:rPr>
        <w:t>openBlueTooth()</w:t>
      </w:r>
      <w:r>
        <w:rPr>
          <w:rFonts w:hint="eastAsia" w:ascii="宋体" w:hAnsi="宋体" w:eastAsia="宋体" w:cs="宋体"/>
          <w:sz w:val="24"/>
          <w:szCs w:val="24"/>
          <w:lang w:eastAsia="zh-CN"/>
        </w:rPr>
        <w:t>，</w:t>
      </w:r>
    </w:p>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 xml:space="preserve">    搜索周围设备使用</w:t>
      </w:r>
      <w:r>
        <w:rPr>
          <w:rFonts w:hint="eastAsia" w:ascii="宋体" w:hAnsi="宋体" w:eastAsia="宋体" w:cs="宋体"/>
          <w:sz w:val="24"/>
          <w:szCs w:val="24"/>
        </w:rPr>
        <w:t>searchDevices()</w:t>
      </w:r>
      <w:r>
        <w:rPr>
          <w:rFonts w:hint="eastAsia" w:ascii="宋体" w:hAnsi="宋体" w:eastAsia="宋体" w:cs="宋体"/>
          <w:sz w:val="24"/>
          <w:szCs w:val="24"/>
          <w:lang w:eastAsia="zh-CN"/>
        </w:rPr>
        <w:t>，</w:t>
      </w:r>
    </w:p>
    <w:p>
      <w:pPr>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实现代码如下：</w:t>
      </w:r>
    </w:p>
    <w:p>
      <w:pPr>
        <w:rPr>
          <w:rFonts w:hint="eastAsia" w:hAnsi="宋体"/>
          <w:color w:val="000000"/>
          <w:sz w:val="24"/>
          <w:szCs w:val="24"/>
          <w:lang w:val="en-US" w:eastAsia="zh-CN"/>
        </w:rPr>
      </w:pPr>
    </w:p>
    <w:p>
      <w:pPr>
        <w:pStyle w:val="11"/>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onClick(View v)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switch </w:t>
      </w:r>
      <w:r>
        <w:rPr>
          <w:rFonts w:hint="eastAsia" w:ascii="宋体" w:hAnsi="宋体" w:eastAsia="宋体" w:cs="宋体"/>
          <w:color w:val="000000"/>
          <w:sz w:val="18"/>
          <w:szCs w:val="18"/>
          <w:shd w:val="clear" w:fill="FFFFFF"/>
        </w:rPr>
        <w:t>(v.getId())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btn_openBT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switch_bluetooth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openBlueTooth();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btn_openBT</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"关闭蓝牙"</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switch_bluetooth</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.disable();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btn_openBT</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"打开蓝牙"</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 xml:space="preserve">(getApplicationContext(), </w:t>
      </w:r>
      <w:r>
        <w:rPr>
          <w:rFonts w:hint="eastAsia" w:ascii="宋体" w:hAnsi="宋体" w:eastAsia="宋体" w:cs="宋体"/>
          <w:b/>
          <w:color w:val="008000"/>
          <w:sz w:val="18"/>
          <w:szCs w:val="18"/>
          <w:shd w:val="clear" w:fill="FFFFFF"/>
        </w:rPr>
        <w:t>"蓝牙已关闭"</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LENGTH_LONG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switch_bluetooth</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btn_search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searchDevices();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btn_send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connectThread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connectThread</w:t>
      </w:r>
      <w:r>
        <w:rPr>
          <w:rFonts w:hint="eastAsia" w:ascii="宋体" w:hAnsi="宋体" w:eastAsia="宋体" w:cs="宋体"/>
          <w:color w:val="000000"/>
          <w:sz w:val="18"/>
          <w:szCs w:val="18"/>
          <w:shd w:val="clear" w:fill="FFFFFF"/>
        </w:rPr>
        <w:t>.sendMsg(</w:t>
      </w:r>
      <w:r>
        <w:rPr>
          <w:rFonts w:hint="eastAsia" w:ascii="宋体" w:hAnsi="宋体" w:eastAsia="宋体" w:cs="宋体"/>
          <w:b/>
          <w:color w:val="008000"/>
          <w:sz w:val="18"/>
          <w:szCs w:val="18"/>
          <w:shd w:val="clear" w:fill="FFFFFF"/>
        </w:rPr>
        <w:t>"111"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fanhui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Intent intent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Intent(bluetooth_lianjie.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,com.example.administrator.new_dianzixitongzonghesheji.MainActivity.</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startActivity(intent);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finish();</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btn_dengji</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lianjie_state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tst </w:t>
      </w:r>
      <w:r>
        <w:rPr>
          <w:rFonts w:hint="eastAsia" w:ascii="宋体" w:hAnsi="宋体" w:eastAsia="宋体" w:cs="宋体"/>
          <w:color w:val="000000"/>
          <w:sz w:val="18"/>
          <w:szCs w:val="18"/>
          <w:shd w:val="clear" w:fill="FFFFFF"/>
        </w:rPr>
        <w:t>=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androidId</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tst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CopyToClipboard(context,androidId);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ClipboardManager cm = (ClipboardManager) getSystemService(Context.</w:t>
      </w:r>
      <w:r>
        <w:rPr>
          <w:rFonts w:hint="eastAsia" w:ascii="宋体" w:hAnsi="宋体" w:eastAsia="宋体" w:cs="宋体"/>
          <w:b/>
          <w:i/>
          <w:color w:val="660E7A"/>
          <w:sz w:val="18"/>
          <w:szCs w:val="18"/>
          <w:shd w:val="clear" w:fill="FFFFFF"/>
        </w:rPr>
        <w:t>CLIPBOARD_SERVICE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创建普通字符型ClipData</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ClipData mClipData = ClipData.</w:t>
      </w:r>
      <w:r>
        <w:rPr>
          <w:rFonts w:hint="eastAsia" w:ascii="宋体" w:hAnsi="宋体" w:eastAsia="宋体" w:cs="宋体"/>
          <w:i/>
          <w:color w:val="000000"/>
          <w:sz w:val="18"/>
          <w:szCs w:val="18"/>
          <w:shd w:val="clear" w:fill="FFFFFF"/>
        </w:rPr>
        <w:t>newPlainText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"本机Android_ID是"</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androidId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cm.setPrimaryClip(mClipData);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connectThread</w:t>
      </w:r>
      <w:r>
        <w:rPr>
          <w:rFonts w:hint="eastAsia" w:ascii="宋体" w:hAnsi="宋体" w:eastAsia="宋体" w:cs="宋体"/>
          <w:color w:val="000000"/>
          <w:sz w:val="18"/>
          <w:szCs w:val="18"/>
          <w:shd w:val="clear" w:fill="FFFFFF"/>
        </w:rPr>
        <w:t>.sendMsg(</w:t>
      </w:r>
      <w:r>
        <w:rPr>
          <w:rFonts w:hint="eastAsia" w:ascii="宋体" w:hAnsi="宋体" w:eastAsia="宋体" w:cs="宋体"/>
          <w:b/>
          <w:color w:val="660E7A"/>
          <w:sz w:val="18"/>
          <w:szCs w:val="18"/>
          <w:shd w:val="clear" w:fill="FFFFFF"/>
        </w:rPr>
        <w:t>androidId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FFFFFF"/>
        </w:rPr>
        <w:t>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"请先连接蓝牙！"</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btn_kaimen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lianjie_state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kaimenorguanmen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androidId</w:t>
      </w:r>
      <w:r>
        <w:rPr>
          <w:rFonts w:hint="eastAsia" w:ascii="宋体" w:hAnsi="宋体" w:eastAsia="宋体" w:cs="宋体"/>
          <w:color w:val="000000"/>
          <w:sz w:val="18"/>
          <w:szCs w:val="18"/>
          <w:shd w:val="clear" w:fill="FFFFFF"/>
        </w:rPr>
        <w:t>.equals(</w:t>
      </w:r>
      <w:r>
        <w:rPr>
          <w:rFonts w:hint="eastAsia" w:ascii="宋体" w:hAnsi="宋体" w:eastAsia="宋体" w:cs="宋体"/>
          <w:b/>
          <w:color w:val="008000"/>
          <w:sz w:val="18"/>
          <w:szCs w:val="18"/>
          <w:shd w:val="clear" w:fill="FFFFFF"/>
        </w:rPr>
        <w:t>"7659483c763e8649"</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//root用户id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connectThread</w:t>
      </w:r>
      <w:r>
        <w:rPr>
          <w:rFonts w:hint="eastAsia" w:ascii="宋体" w:hAnsi="宋体" w:eastAsia="宋体" w:cs="宋体"/>
          <w:color w:val="000000"/>
          <w:sz w:val="18"/>
          <w:szCs w:val="18"/>
          <w:shd w:val="clear" w:fill="FFFFFF"/>
        </w:rPr>
        <w:t>.sendMsg(</w:t>
      </w:r>
      <w:r>
        <w:rPr>
          <w:rFonts w:hint="eastAsia" w:ascii="宋体" w:hAnsi="宋体" w:eastAsia="宋体" w:cs="宋体"/>
          <w:b/>
          <w:color w:val="008000"/>
          <w:sz w:val="18"/>
          <w:szCs w:val="18"/>
          <w:shd w:val="clear" w:fill="FFFFFF"/>
        </w:rPr>
        <w:t xml:space="preserv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androidId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connectThread</w:t>
      </w:r>
      <w:r>
        <w:rPr>
          <w:rFonts w:hint="eastAsia" w:ascii="宋体" w:hAnsi="宋体" w:eastAsia="宋体" w:cs="宋体"/>
          <w:color w:val="000000"/>
          <w:sz w:val="18"/>
          <w:szCs w:val="18"/>
          <w:shd w:val="clear" w:fill="FFFFFF"/>
        </w:rPr>
        <w:t>.sendMsg(</w:t>
      </w:r>
      <w:r>
        <w:rPr>
          <w:rFonts w:hint="eastAsia" w:ascii="宋体" w:hAnsi="宋体" w:eastAsia="宋体" w:cs="宋体"/>
          <w:b/>
          <w:color w:val="008000"/>
          <w:sz w:val="18"/>
          <w:szCs w:val="18"/>
          <w:shd w:val="clear" w:fill="FFFFFF"/>
        </w:rPr>
        <w:t xml:space="preserve">"C"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androidId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kaimenorguanmen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btn_kaimen</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"关门"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androidId</w:t>
      </w:r>
      <w:r>
        <w:rPr>
          <w:rFonts w:hint="eastAsia" w:ascii="宋体" w:hAnsi="宋体" w:eastAsia="宋体" w:cs="宋体"/>
          <w:color w:val="000000"/>
          <w:sz w:val="18"/>
          <w:szCs w:val="18"/>
          <w:shd w:val="clear" w:fill="FFFFFF"/>
        </w:rPr>
        <w:t>.equals(</w:t>
      </w:r>
      <w:r>
        <w:rPr>
          <w:rFonts w:hint="eastAsia" w:ascii="宋体" w:hAnsi="宋体" w:eastAsia="宋体" w:cs="宋体"/>
          <w:b/>
          <w:color w:val="008000"/>
          <w:sz w:val="18"/>
          <w:szCs w:val="18"/>
          <w:shd w:val="clear" w:fill="FFFFFF"/>
        </w:rPr>
        <w:t>"7659483c763e8649"</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connectThread</w:t>
      </w:r>
      <w:r>
        <w:rPr>
          <w:rFonts w:hint="eastAsia" w:ascii="宋体" w:hAnsi="宋体" w:eastAsia="宋体" w:cs="宋体"/>
          <w:color w:val="000000"/>
          <w:sz w:val="18"/>
          <w:szCs w:val="18"/>
          <w:shd w:val="clear" w:fill="FFFFFF"/>
        </w:rPr>
        <w:t>.sendMsg(</w:t>
      </w:r>
      <w:r>
        <w:rPr>
          <w:rFonts w:hint="eastAsia" w:ascii="宋体" w:hAnsi="宋体" w:eastAsia="宋体" w:cs="宋体"/>
          <w:b/>
          <w:color w:val="008000"/>
          <w:sz w:val="18"/>
          <w:szCs w:val="18"/>
          <w:shd w:val="clear" w:fill="FFFFFF"/>
        </w:rPr>
        <w:t xml:space="preserv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androidId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connectThread</w:t>
      </w:r>
      <w:r>
        <w:rPr>
          <w:rFonts w:hint="eastAsia" w:ascii="宋体" w:hAnsi="宋体" w:eastAsia="宋体" w:cs="宋体"/>
          <w:color w:val="000000"/>
          <w:sz w:val="18"/>
          <w:szCs w:val="18"/>
          <w:shd w:val="clear" w:fill="FFFFFF"/>
        </w:rPr>
        <w:t>.sendMsg(</w:t>
      </w:r>
      <w:r>
        <w:rPr>
          <w:rFonts w:hint="eastAsia" w:ascii="宋体" w:hAnsi="宋体" w:eastAsia="宋体" w:cs="宋体"/>
          <w:b/>
          <w:color w:val="008000"/>
          <w:sz w:val="18"/>
          <w:szCs w:val="18"/>
          <w:shd w:val="clear" w:fill="FFFFFF"/>
        </w:rPr>
        <w:t xml:space="preserve">"C"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androidId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kaimenorguanmen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btn_kaimen</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"开门"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FFFFFF"/>
        </w:rPr>
        <w:t>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"请先连接蓝牙！"</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btn_tianjia</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androidId</w:t>
      </w:r>
      <w:r>
        <w:rPr>
          <w:rFonts w:hint="eastAsia" w:ascii="宋体" w:hAnsi="宋体" w:eastAsia="宋体" w:cs="宋体"/>
          <w:color w:val="000000"/>
          <w:sz w:val="18"/>
          <w:szCs w:val="18"/>
          <w:shd w:val="clear" w:fill="FFFFFF"/>
        </w:rPr>
        <w:t>.equals(</w:t>
      </w:r>
      <w:r>
        <w:rPr>
          <w:rFonts w:hint="eastAsia" w:ascii="宋体" w:hAnsi="宋体" w:eastAsia="宋体" w:cs="宋体"/>
          <w:b/>
          <w:color w:val="008000"/>
          <w:sz w:val="18"/>
          <w:szCs w:val="18"/>
          <w:shd w:val="clear" w:fill="FFFFFF"/>
        </w:rPr>
        <w:t>"7659483c763e8649"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"抱歉！您不是root用户，无法使用此功能"</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 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.getText().toString()!=</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i/>
          <w:color w:val="000000"/>
          <w:sz w:val="18"/>
          <w:szCs w:val="18"/>
          <w:shd w:val="clear" w:fill="FFFFFF"/>
        </w:rPr>
        <w:t>returnResultMultiple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.getText().toString()).length()==</w:t>
      </w:r>
      <w:r>
        <w:rPr>
          <w:rFonts w:hint="eastAsia" w:ascii="宋体" w:hAnsi="宋体" w:eastAsia="宋体" w:cs="宋体"/>
          <w:color w:val="0000FF"/>
          <w:sz w:val="18"/>
          <w:szCs w:val="18"/>
          <w:shd w:val="clear" w:fill="FFFFFF"/>
        </w:rPr>
        <w:t>16</w:t>
      </w:r>
      <w:r>
        <w:rPr>
          <w:rFonts w:hint="eastAsia" w:ascii="宋体" w:hAnsi="宋体" w:eastAsia="宋体" w:cs="宋体"/>
          <w:color w:val="000000"/>
          <w:sz w:val="18"/>
          <w:szCs w:val="18"/>
          <w:shd w:val="clear" w:fill="FFFFFF"/>
        </w:rPr>
        <w:t>)||(</w:t>
      </w:r>
      <w:r>
        <w:rPr>
          <w:rFonts w:hint="eastAsia" w:ascii="宋体" w:hAnsi="宋体" w:eastAsia="宋体" w:cs="宋体"/>
          <w:i/>
          <w:color w:val="000000"/>
          <w:sz w:val="18"/>
          <w:szCs w:val="18"/>
          <w:shd w:val="clear" w:fill="FFFFFF"/>
        </w:rPr>
        <w:t>returnResultMultiple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.getText().toString()).length()==</w:t>
      </w:r>
      <w:r>
        <w:rPr>
          <w:rFonts w:hint="eastAsia" w:ascii="宋体" w:hAnsi="宋体" w:eastAsia="宋体" w:cs="宋体"/>
          <w:color w:val="0000FF"/>
          <w:sz w:val="18"/>
          <w:szCs w:val="18"/>
          <w:shd w:val="clear" w:fill="FFFFFF"/>
        </w:rPr>
        <w:t>15</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connectThread</w:t>
      </w:r>
      <w:r>
        <w:rPr>
          <w:rFonts w:hint="eastAsia" w:ascii="宋体" w:hAnsi="宋体" w:eastAsia="宋体" w:cs="宋体"/>
          <w:color w:val="000000"/>
          <w:sz w:val="18"/>
          <w:szCs w:val="18"/>
          <w:shd w:val="clear" w:fill="FFFFFF"/>
        </w:rPr>
        <w:t xml:space="preserve">.sendMsg( </w:t>
      </w:r>
      <w:r>
        <w:rPr>
          <w:rFonts w:hint="eastAsia" w:ascii="宋体" w:hAnsi="宋体" w:eastAsia="宋体" w:cs="宋体"/>
          <w:b/>
          <w:color w:val="660E7A"/>
          <w:sz w:val="18"/>
          <w:szCs w:val="18"/>
          <w:shd w:val="clear" w:fill="FFFFFF"/>
        </w:rPr>
        <w:t xml:space="preserve">androidId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"T"</w:t>
      </w:r>
      <w:r>
        <w:rPr>
          <w:rFonts w:hint="eastAsia" w:ascii="宋体" w:hAnsi="宋体" w:eastAsia="宋体" w:cs="宋体"/>
          <w:color w:val="000000"/>
          <w:sz w:val="18"/>
          <w:szCs w:val="18"/>
          <w:shd w:val="clear" w:fill="FFFFFF"/>
        </w:rPr>
        <w:t>+</w:t>
      </w:r>
      <w:r>
        <w:rPr>
          <w:rFonts w:hint="eastAsia" w:ascii="宋体" w:hAnsi="宋体" w:eastAsia="宋体" w:cs="宋体"/>
          <w:i/>
          <w:color w:val="000000"/>
          <w:sz w:val="18"/>
          <w:szCs w:val="18"/>
          <w:shd w:val="clear" w:fill="FFFFFF"/>
        </w:rPr>
        <w:t>returnResultMultiple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.getText().toString()));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"添加权限成功"</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i/>
          <w:color w:val="808080"/>
          <w:sz w:val="18"/>
          <w:szCs w:val="18"/>
          <w:shd w:val="clear" w:fill="FFFFFF"/>
        </w:rPr>
        <w:t>//添加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"请录入正确的要添加的身份码"</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"请录入要添加的身份码"</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btn_shanchu</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androidId</w:t>
      </w:r>
      <w:r>
        <w:rPr>
          <w:rFonts w:hint="eastAsia" w:ascii="宋体" w:hAnsi="宋体" w:eastAsia="宋体" w:cs="宋体"/>
          <w:color w:val="000000"/>
          <w:sz w:val="18"/>
          <w:szCs w:val="18"/>
          <w:shd w:val="clear" w:fill="FFFFFF"/>
        </w:rPr>
        <w:t>.equals(</w:t>
      </w:r>
      <w:r>
        <w:rPr>
          <w:rFonts w:hint="eastAsia" w:ascii="宋体" w:hAnsi="宋体" w:eastAsia="宋体" w:cs="宋体"/>
          <w:b/>
          <w:color w:val="008000"/>
          <w:sz w:val="18"/>
          <w:szCs w:val="18"/>
          <w:shd w:val="clear" w:fill="FFFFFF"/>
        </w:rPr>
        <w:t>"7659483c763e8649"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"抱歉！您不是root用户，无法使用此功能"</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  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.getText().toString()!=</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i/>
          <w:color w:val="000000"/>
          <w:sz w:val="18"/>
          <w:szCs w:val="18"/>
          <w:shd w:val="clear" w:fill="FFFFFF"/>
        </w:rPr>
        <w:t>returnResultMultiple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.getText().toString()).length()==</w:t>
      </w:r>
      <w:r>
        <w:rPr>
          <w:rFonts w:hint="eastAsia" w:ascii="宋体" w:hAnsi="宋体" w:eastAsia="宋体" w:cs="宋体"/>
          <w:color w:val="0000FF"/>
          <w:sz w:val="18"/>
          <w:szCs w:val="18"/>
          <w:shd w:val="clear" w:fill="FFFFFF"/>
        </w:rPr>
        <w:t>16</w:t>
      </w:r>
      <w:r>
        <w:rPr>
          <w:rFonts w:hint="eastAsia" w:ascii="宋体" w:hAnsi="宋体" w:eastAsia="宋体" w:cs="宋体"/>
          <w:color w:val="000000"/>
          <w:sz w:val="18"/>
          <w:szCs w:val="18"/>
          <w:shd w:val="clear" w:fill="FFFFFF"/>
        </w:rPr>
        <w:t>)||(</w:t>
      </w:r>
      <w:r>
        <w:rPr>
          <w:rFonts w:hint="eastAsia" w:ascii="宋体" w:hAnsi="宋体" w:eastAsia="宋体" w:cs="宋体"/>
          <w:i/>
          <w:color w:val="000000"/>
          <w:sz w:val="18"/>
          <w:szCs w:val="18"/>
          <w:shd w:val="clear" w:fill="FFFFFF"/>
        </w:rPr>
        <w:t>returnResultMultiple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.getText().toString()).length()==</w:t>
      </w:r>
      <w:r>
        <w:rPr>
          <w:rFonts w:hint="eastAsia" w:ascii="宋体" w:hAnsi="宋体" w:eastAsia="宋体" w:cs="宋体"/>
          <w:color w:val="0000FF"/>
          <w:sz w:val="18"/>
          <w:szCs w:val="18"/>
          <w:shd w:val="clear" w:fill="FFFFFF"/>
        </w:rPr>
        <w:t>15</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connectThread</w:t>
      </w:r>
      <w:r>
        <w:rPr>
          <w:rFonts w:hint="eastAsia" w:ascii="宋体" w:hAnsi="宋体" w:eastAsia="宋体" w:cs="宋体"/>
          <w:color w:val="000000"/>
          <w:sz w:val="18"/>
          <w:szCs w:val="18"/>
          <w:shd w:val="clear" w:fill="FFFFFF"/>
        </w:rPr>
        <w:t xml:space="preserve">.sendMsg( </w:t>
      </w:r>
      <w:r>
        <w:rPr>
          <w:rFonts w:hint="eastAsia" w:ascii="宋体" w:hAnsi="宋体" w:eastAsia="宋体" w:cs="宋体"/>
          <w:b/>
          <w:color w:val="660E7A"/>
          <w:sz w:val="18"/>
          <w:szCs w:val="18"/>
          <w:shd w:val="clear" w:fill="FFFFFF"/>
        </w:rPr>
        <w:t xml:space="preserve">androidId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"S"</w:t>
      </w:r>
      <w:r>
        <w:rPr>
          <w:rFonts w:hint="eastAsia" w:ascii="宋体" w:hAnsi="宋体" w:eastAsia="宋体" w:cs="宋体"/>
          <w:color w:val="000000"/>
          <w:sz w:val="18"/>
          <w:szCs w:val="18"/>
          <w:shd w:val="clear" w:fill="FFFFFF"/>
        </w:rPr>
        <w:t>+</w:t>
      </w:r>
      <w:r>
        <w:rPr>
          <w:rFonts w:hint="eastAsia" w:ascii="宋体" w:hAnsi="宋体" w:eastAsia="宋体" w:cs="宋体"/>
          <w:i/>
          <w:color w:val="000000"/>
          <w:sz w:val="18"/>
          <w:szCs w:val="18"/>
          <w:shd w:val="clear" w:fill="FFFFFF"/>
        </w:rPr>
        <w:t>returnResultMultiple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.getText().toString()));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"删除权限成功"</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"请录入正确的要删除的身份码"</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//删除</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finish();</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"请录入要添加的身份码"</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开启蓝牙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void </w:t>
      </w:r>
      <w:r>
        <w:rPr>
          <w:rFonts w:hint="eastAsia" w:ascii="宋体" w:hAnsi="宋体" w:eastAsia="宋体" w:cs="宋体"/>
          <w:color w:val="000000"/>
          <w:sz w:val="18"/>
          <w:szCs w:val="18"/>
          <w:shd w:val="clear" w:fill="FFFFFF"/>
        </w:rPr>
        <w:t>openBlueTooth()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bTAdatper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"当前设备不支持蓝牙功能"</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.isEnabled())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Intent i = new Intent(BluetoothAdapter.ACTION_REQUEST_ENABLE);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startActivity(i);*/</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.enable();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FFFFFF"/>
        </w:rPr>
        <w:t>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"蓝牙已打开"</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//开启被其它蓝牙设备发现的功能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.getScanMode() != BluetoothAdapter.</w:t>
      </w:r>
      <w:r>
        <w:rPr>
          <w:rFonts w:hint="eastAsia" w:ascii="宋体" w:hAnsi="宋体" w:eastAsia="宋体" w:cs="宋体"/>
          <w:b/>
          <w:i/>
          <w:color w:val="660E7A"/>
          <w:sz w:val="18"/>
          <w:szCs w:val="18"/>
          <w:shd w:val="clear" w:fill="FFFFFF"/>
        </w:rPr>
        <w:t>SCAN_MODE_CONNECTABLE_DISCOVERABLE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Intent i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Intent(BluetoothAdapter.</w:t>
      </w:r>
      <w:r>
        <w:rPr>
          <w:rFonts w:hint="eastAsia" w:ascii="宋体" w:hAnsi="宋体" w:eastAsia="宋体" w:cs="宋体"/>
          <w:b/>
          <w:i/>
          <w:color w:val="660E7A"/>
          <w:sz w:val="18"/>
          <w:szCs w:val="18"/>
          <w:shd w:val="clear" w:fill="FFFFFF"/>
        </w:rPr>
        <w:t>ACTION_REQUEST_DISCOVERABLE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//设置为一直开启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i.putExtra(BluetoothAdapter.</w:t>
      </w:r>
      <w:r>
        <w:rPr>
          <w:rFonts w:hint="eastAsia" w:ascii="宋体" w:hAnsi="宋体" w:eastAsia="宋体" w:cs="宋体"/>
          <w:b/>
          <w:i/>
          <w:color w:val="660E7A"/>
          <w:sz w:val="18"/>
          <w:szCs w:val="18"/>
          <w:shd w:val="clear" w:fill="FFFFFF"/>
        </w:rPr>
        <w:t>EXTRA_DISCOVERABLE_DURATION</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startActivity(i);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搜索蓝牙设备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void </w:t>
      </w:r>
      <w:r>
        <w:rPr>
          <w:rFonts w:hint="eastAsia" w:ascii="宋体" w:hAnsi="宋体" w:eastAsia="宋体" w:cs="宋体"/>
          <w:color w:val="000000"/>
          <w:sz w:val="18"/>
          <w:szCs w:val="18"/>
          <w:shd w:val="clear" w:fill="FFFFFF"/>
        </w:rPr>
        <w:t>searchDevices()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.isEnabled())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Intent i = new Intent(BluetoothAdapter.ACTION_REQUEST_ENABLE);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startActivity(i);*/</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"蓝牙未打开，请打开蓝牙"</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.isDiscovering())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.cancelDiscovery();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getBoundedDevices();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.startDiscovery();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获取已经配对过的设备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void </w:t>
      </w:r>
      <w:r>
        <w:rPr>
          <w:rFonts w:hint="eastAsia" w:ascii="宋体" w:hAnsi="宋体" w:eastAsia="宋体" w:cs="宋体"/>
          <w:color w:val="000000"/>
          <w:sz w:val="18"/>
          <w:szCs w:val="18"/>
          <w:shd w:val="clear" w:fill="FFFFFF"/>
        </w:rPr>
        <w:t>getBoundedDevices()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//获取已经配对过的设备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Set&lt;BluetoothDevice&gt; pairedDevices = </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.getBondedDevices();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//将其添加到设备列表中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(pairedDevices.size() &gt;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adapter</w:t>
      </w:r>
      <w:r>
        <w:rPr>
          <w:rFonts w:hint="eastAsia" w:ascii="宋体" w:hAnsi="宋体" w:eastAsia="宋体" w:cs="宋体"/>
          <w:color w:val="000000"/>
          <w:sz w:val="18"/>
          <w:szCs w:val="18"/>
          <w:shd w:val="clear" w:fill="FFFFFF"/>
        </w:rPr>
        <w:t>.clear();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(BluetoothDevice device : pairedDevices)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adapter</w:t>
      </w:r>
      <w:r>
        <w:rPr>
          <w:rFonts w:hint="eastAsia" w:ascii="宋体" w:hAnsi="宋体" w:eastAsia="宋体" w:cs="宋体"/>
          <w:color w:val="000000"/>
          <w:sz w:val="18"/>
          <w:szCs w:val="18"/>
          <w:shd w:val="clear" w:fill="FFFFFF"/>
        </w:rPr>
        <w:t>.add(device);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连接蓝牙设备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void </w:t>
      </w:r>
      <w:r>
        <w:rPr>
          <w:rFonts w:hint="eastAsia" w:ascii="宋体" w:hAnsi="宋体" w:eastAsia="宋体" w:cs="宋体"/>
          <w:color w:val="000000"/>
          <w:sz w:val="18"/>
          <w:szCs w:val="18"/>
          <w:shd w:val="clear" w:fill="FFFFFF"/>
        </w:rPr>
        <w:t>connectDevice(BluetoothDevice device)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text_state</w:t>
      </w:r>
      <w:r>
        <w:rPr>
          <w:rFonts w:hint="eastAsia" w:ascii="宋体" w:hAnsi="宋体" w:eastAsia="宋体" w:cs="宋体"/>
          <w:color w:val="000000"/>
          <w:sz w:val="18"/>
          <w:szCs w:val="18"/>
          <w:shd w:val="clear" w:fill="FFFFFF"/>
        </w:rPr>
        <w:t>.setText(getResources().getString(R.string.</w:t>
      </w:r>
      <w:r>
        <w:rPr>
          <w:rFonts w:hint="eastAsia" w:ascii="宋体" w:hAnsi="宋体" w:eastAsia="宋体" w:cs="宋体"/>
          <w:b/>
          <w:i/>
          <w:color w:val="660E7A"/>
          <w:sz w:val="18"/>
          <w:szCs w:val="18"/>
          <w:shd w:val="clear" w:fill="FFFFFF"/>
        </w:rPr>
        <w:t>connecting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//创建Socket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BluetoothSocket socket = device.createRfcommSocketToServiceRecord(</w:t>
      </w:r>
      <w:r>
        <w:rPr>
          <w:rFonts w:hint="eastAsia" w:ascii="宋体" w:hAnsi="宋体" w:eastAsia="宋体" w:cs="宋体"/>
          <w:b/>
          <w:i/>
          <w:color w:val="660E7A"/>
          <w:sz w:val="18"/>
          <w:szCs w:val="18"/>
          <w:shd w:val="clear" w:fill="FFFFFF"/>
        </w:rPr>
        <w:t>BT_UUID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//启动连接线程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 xml:space="preserve">connectThread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ConnectThread(socket,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connectThread</w:t>
      </w:r>
      <w:r>
        <w:rPr>
          <w:rFonts w:hint="eastAsia" w:ascii="宋体" w:hAnsi="宋体" w:eastAsia="宋体" w:cs="宋体"/>
          <w:color w:val="000000"/>
          <w:sz w:val="18"/>
          <w:szCs w:val="18"/>
          <w:shd w:val="clear" w:fill="FFFFFF"/>
        </w:rPr>
        <w:t>.start();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void </w:t>
      </w:r>
      <w:r>
        <w:rPr>
          <w:rFonts w:hint="eastAsia" w:ascii="宋体" w:hAnsi="宋体" w:eastAsia="宋体" w:cs="宋体"/>
          <w:color w:val="000000"/>
          <w:sz w:val="18"/>
          <w:szCs w:val="18"/>
          <w:shd w:val="clear" w:fill="FFFFFF"/>
        </w:rPr>
        <w:t>onDestroy()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.onDestroy();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//取消搜索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bTAdatper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&amp;&amp; </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.isDiscovering())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.cancelDiscovery();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//注销BroadcastReceiver，防止资源泄露</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unregisterReceiver(</w:t>
      </w:r>
      <w:r>
        <w:rPr>
          <w:rFonts w:hint="eastAsia" w:ascii="宋体" w:hAnsi="宋体" w:eastAsia="宋体" w:cs="宋体"/>
          <w:b/>
          <w:color w:val="660E7A"/>
          <w:sz w:val="18"/>
          <w:szCs w:val="18"/>
          <w:shd w:val="clear" w:fill="FFFFFF"/>
        </w:rPr>
        <w:t>mReceiver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final </w:t>
      </w:r>
      <w:r>
        <w:rPr>
          <w:rFonts w:hint="eastAsia" w:ascii="宋体" w:hAnsi="宋体" w:eastAsia="宋体" w:cs="宋体"/>
          <w:color w:val="000000"/>
          <w:sz w:val="18"/>
          <w:szCs w:val="18"/>
          <w:shd w:val="clear" w:fill="FFFFFF"/>
        </w:rPr>
        <w:t xml:space="preserve">BroadcastReceiver </w:t>
      </w:r>
      <w:r>
        <w:rPr>
          <w:rFonts w:hint="eastAsia" w:ascii="宋体" w:hAnsi="宋体" w:eastAsia="宋体" w:cs="宋体"/>
          <w:b/>
          <w:color w:val="660E7A"/>
          <w:sz w:val="18"/>
          <w:szCs w:val="18"/>
          <w:shd w:val="clear" w:fill="FFFFFF"/>
        </w:rPr>
        <w:t xml:space="preserve">mReceiver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BroadcastReceiver()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onReceive(Context context, Intent intent)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action = intent.getAction();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(BluetoothDevice.</w:t>
      </w:r>
      <w:r>
        <w:rPr>
          <w:rFonts w:hint="eastAsia" w:ascii="宋体" w:hAnsi="宋体" w:eastAsia="宋体" w:cs="宋体"/>
          <w:b/>
          <w:i/>
          <w:color w:val="660E7A"/>
          <w:sz w:val="18"/>
          <w:szCs w:val="18"/>
          <w:shd w:val="clear" w:fill="FFFFFF"/>
        </w:rPr>
        <w:t>ACTION_FOUND</w:t>
      </w:r>
      <w:r>
        <w:rPr>
          <w:rFonts w:hint="eastAsia" w:ascii="宋体" w:hAnsi="宋体" w:eastAsia="宋体" w:cs="宋体"/>
          <w:color w:val="000000"/>
          <w:sz w:val="18"/>
          <w:szCs w:val="18"/>
          <w:shd w:val="clear" w:fill="FFFFFF"/>
        </w:rPr>
        <w:t>.equals(action))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BluetoothDevice device = intent.getParcelableExtra(BluetoothDevice.</w:t>
      </w:r>
      <w:r>
        <w:rPr>
          <w:rFonts w:hint="eastAsia" w:ascii="宋体" w:hAnsi="宋体" w:eastAsia="宋体" w:cs="宋体"/>
          <w:b/>
          <w:i/>
          <w:color w:val="660E7A"/>
          <w:sz w:val="18"/>
          <w:szCs w:val="18"/>
          <w:shd w:val="clear" w:fill="FFFFFF"/>
        </w:rPr>
        <w:t>EXTRA_DEVICE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//避免重复添加已经绑定过的设备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(device.getBondState() != BluetoothDevice.</w:t>
      </w:r>
      <w:r>
        <w:rPr>
          <w:rFonts w:hint="eastAsia" w:ascii="宋体" w:hAnsi="宋体" w:eastAsia="宋体" w:cs="宋体"/>
          <w:b/>
          <w:i/>
          <w:color w:val="660E7A"/>
          <w:sz w:val="18"/>
          <w:szCs w:val="18"/>
          <w:shd w:val="clear" w:fill="FFFFFF"/>
        </w:rPr>
        <w:t>BOND_BONDED</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adapter</w:t>
      </w:r>
      <w:r>
        <w:rPr>
          <w:rFonts w:hint="eastAsia" w:ascii="宋体" w:hAnsi="宋体" w:eastAsia="宋体" w:cs="宋体"/>
          <w:color w:val="000000"/>
          <w:sz w:val="18"/>
          <w:szCs w:val="18"/>
          <w:shd w:val="clear" w:fill="FFFFFF"/>
        </w:rPr>
        <w:t>.add(device);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adapter</w:t>
      </w:r>
      <w:r>
        <w:rPr>
          <w:rFonts w:hint="eastAsia" w:ascii="宋体" w:hAnsi="宋体" w:eastAsia="宋体" w:cs="宋体"/>
          <w:color w:val="000000"/>
          <w:sz w:val="18"/>
          <w:szCs w:val="18"/>
          <w:shd w:val="clear" w:fill="FFFFFF"/>
        </w:rPr>
        <w:t>.notifyDataSetChanged();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(BluetoothAdapter.</w:t>
      </w:r>
      <w:r>
        <w:rPr>
          <w:rFonts w:hint="eastAsia" w:ascii="宋体" w:hAnsi="宋体" w:eastAsia="宋体" w:cs="宋体"/>
          <w:b/>
          <w:i/>
          <w:color w:val="660E7A"/>
          <w:sz w:val="18"/>
          <w:szCs w:val="18"/>
          <w:shd w:val="clear" w:fill="FFFFFF"/>
        </w:rPr>
        <w:t>ACTION_DISCOVERY_STARTED</w:t>
      </w:r>
      <w:r>
        <w:rPr>
          <w:rFonts w:hint="eastAsia" w:ascii="宋体" w:hAnsi="宋体" w:eastAsia="宋体" w:cs="宋体"/>
          <w:color w:val="000000"/>
          <w:sz w:val="18"/>
          <w:szCs w:val="18"/>
          <w:shd w:val="clear" w:fill="FFFFFF"/>
        </w:rPr>
        <w:t>.equals(action))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"开始搜索"</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(BluetoothAdapter.</w:t>
      </w:r>
      <w:r>
        <w:rPr>
          <w:rFonts w:hint="eastAsia" w:ascii="宋体" w:hAnsi="宋体" w:eastAsia="宋体" w:cs="宋体"/>
          <w:b/>
          <w:i/>
          <w:color w:val="660E7A"/>
          <w:sz w:val="18"/>
          <w:szCs w:val="18"/>
          <w:shd w:val="clear" w:fill="FFFFFF"/>
        </w:rPr>
        <w:t>ACTION_DISCOVERY_FINISHED</w:t>
      </w:r>
      <w:r>
        <w:rPr>
          <w:rFonts w:hint="eastAsia" w:ascii="宋体" w:hAnsi="宋体" w:eastAsia="宋体" w:cs="宋体"/>
          <w:color w:val="000000"/>
          <w:sz w:val="18"/>
          <w:szCs w:val="18"/>
          <w:shd w:val="clear" w:fill="FFFFFF"/>
        </w:rPr>
        <w:t>.equals(action))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(bluetooth_lianjie.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"搜索完毕"</w:t>
      </w:r>
      <w:r>
        <w:rPr>
          <w:rFonts w:hint="eastAsia" w:ascii="宋体" w:hAnsi="宋体" w:eastAsia="宋体" w:cs="宋体"/>
          <w:color w:val="000000"/>
          <w:sz w:val="18"/>
          <w:szCs w:val="18"/>
          <w:shd w:val="clear" w:fill="FFFFFF"/>
        </w:rPr>
        <w:t>,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连接线程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ConnectThread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Thread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BluetoothSocket </w:t>
      </w:r>
      <w:r>
        <w:rPr>
          <w:rFonts w:hint="eastAsia" w:ascii="宋体" w:hAnsi="宋体" w:eastAsia="宋体" w:cs="宋体"/>
          <w:b/>
          <w:color w:val="660E7A"/>
          <w:sz w:val="18"/>
          <w:szCs w:val="18"/>
          <w:shd w:val="clear" w:fill="FFFFFF"/>
        </w:rPr>
        <w:t>socket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boolean </w:t>
      </w:r>
      <w:r>
        <w:rPr>
          <w:rFonts w:hint="eastAsia" w:ascii="宋体" w:hAnsi="宋体" w:eastAsia="宋体" w:cs="宋体"/>
          <w:b/>
          <w:color w:val="660E7A"/>
          <w:sz w:val="18"/>
          <w:szCs w:val="18"/>
          <w:shd w:val="clear" w:fill="FFFFFF"/>
        </w:rPr>
        <w:t>activeConnect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InputStream </w:t>
      </w:r>
      <w:r>
        <w:rPr>
          <w:rFonts w:hint="eastAsia" w:ascii="宋体" w:hAnsi="宋体" w:eastAsia="宋体" w:cs="宋体"/>
          <w:b/>
          <w:color w:val="660E7A"/>
          <w:sz w:val="18"/>
          <w:szCs w:val="18"/>
          <w:shd w:val="clear" w:fill="FFFFFF"/>
        </w:rPr>
        <w:t>inputStream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OutputStream </w:t>
      </w:r>
      <w:r>
        <w:rPr>
          <w:rFonts w:hint="eastAsia" w:ascii="宋体" w:hAnsi="宋体" w:eastAsia="宋体" w:cs="宋体"/>
          <w:b/>
          <w:color w:val="660E7A"/>
          <w:sz w:val="18"/>
          <w:szCs w:val="18"/>
          <w:shd w:val="clear" w:fill="FFFFFF"/>
        </w:rPr>
        <w:t>outputStream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ConnectThread(BluetoothSocket socket,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connect)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socket </w:t>
      </w:r>
      <w:r>
        <w:rPr>
          <w:rFonts w:hint="eastAsia" w:ascii="宋体" w:hAnsi="宋体" w:eastAsia="宋体" w:cs="宋体"/>
          <w:color w:val="000000"/>
          <w:sz w:val="18"/>
          <w:szCs w:val="18"/>
          <w:shd w:val="clear" w:fill="FFFFFF"/>
        </w:rPr>
        <w:t>= socket;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activeConnect </w:t>
      </w:r>
      <w:r>
        <w:rPr>
          <w:rFonts w:hint="eastAsia" w:ascii="宋体" w:hAnsi="宋体" w:eastAsia="宋体" w:cs="宋体"/>
          <w:color w:val="000000"/>
          <w:sz w:val="18"/>
          <w:szCs w:val="18"/>
          <w:shd w:val="clear" w:fill="FFFFFF"/>
        </w:rPr>
        <w:t>= connect;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//如果是自动连接 则调用连接方法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activeConnect</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socket</w:t>
      </w:r>
      <w:r>
        <w:rPr>
          <w:rFonts w:hint="eastAsia" w:ascii="宋体" w:hAnsi="宋体" w:eastAsia="宋体" w:cs="宋体"/>
          <w:color w:val="000000"/>
          <w:sz w:val="18"/>
          <w:szCs w:val="18"/>
          <w:shd w:val="clear" w:fill="FFFFFF"/>
        </w:rPr>
        <w:t>.connect();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text_state</w:t>
      </w:r>
      <w:r>
        <w:rPr>
          <w:rFonts w:hint="eastAsia" w:ascii="宋体" w:hAnsi="宋体" w:eastAsia="宋体" w:cs="宋体"/>
          <w:color w:val="000000"/>
          <w:sz w:val="18"/>
          <w:szCs w:val="18"/>
          <w:shd w:val="clear" w:fill="FFFFFF"/>
        </w:rPr>
        <w:t>.post(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text_state</w:t>
      </w:r>
      <w:r>
        <w:rPr>
          <w:rFonts w:hint="eastAsia" w:ascii="宋体" w:hAnsi="宋体" w:eastAsia="宋体" w:cs="宋体"/>
          <w:color w:val="000000"/>
          <w:sz w:val="18"/>
          <w:szCs w:val="18"/>
          <w:shd w:val="clear" w:fill="FFFFFF"/>
        </w:rPr>
        <w:t>.setText(getResources().getString(R.string.</w:t>
      </w:r>
      <w:r>
        <w:rPr>
          <w:rFonts w:hint="eastAsia" w:ascii="宋体" w:hAnsi="宋体" w:eastAsia="宋体" w:cs="宋体"/>
          <w:b/>
          <w:i/>
          <w:color w:val="660E7A"/>
          <w:sz w:val="18"/>
          <w:szCs w:val="18"/>
          <w:shd w:val="clear" w:fill="FFFFFF"/>
        </w:rPr>
        <w:t>connect_success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lianjie_state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inputStream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socket</w:t>
      </w:r>
      <w:r>
        <w:rPr>
          <w:rFonts w:hint="eastAsia" w:ascii="宋体" w:hAnsi="宋体" w:eastAsia="宋体" w:cs="宋体"/>
          <w:color w:val="000000"/>
          <w:sz w:val="18"/>
          <w:szCs w:val="18"/>
          <w:shd w:val="clear" w:fill="FFFFFF"/>
        </w:rPr>
        <w:t>.getInputStream();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outputStream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socket</w:t>
      </w:r>
      <w:r>
        <w:rPr>
          <w:rFonts w:hint="eastAsia" w:ascii="宋体" w:hAnsi="宋体" w:eastAsia="宋体" w:cs="宋体"/>
          <w:color w:val="000000"/>
          <w:sz w:val="18"/>
          <w:szCs w:val="18"/>
          <w:shd w:val="clear" w:fill="FFFFFF"/>
        </w:rPr>
        <w:t>.getOutputStream();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//byte[] buffer = new byte[BUFFER_SIZE];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//int bytes;</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//读取数据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 xml:space="preserve">bytes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inputStream</w:t>
      </w:r>
      <w:r>
        <w:rPr>
          <w:rFonts w:hint="eastAsia" w:ascii="宋体" w:hAnsi="宋体" w:eastAsia="宋体" w:cs="宋体"/>
          <w:color w:val="000000"/>
          <w:sz w:val="18"/>
          <w:szCs w:val="18"/>
          <w:shd w:val="clear" w:fill="FFFFFF"/>
        </w:rPr>
        <w:t>.read(</w:t>
      </w:r>
      <w:r>
        <w:rPr>
          <w:rFonts w:hint="eastAsia" w:ascii="宋体" w:hAnsi="宋体" w:eastAsia="宋体" w:cs="宋体"/>
          <w:b/>
          <w:color w:val="660E7A"/>
          <w:sz w:val="18"/>
          <w:szCs w:val="18"/>
          <w:shd w:val="clear" w:fill="FFFFFF"/>
        </w:rPr>
        <w:t>buffer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bytes </w:t>
      </w:r>
      <w:r>
        <w:rPr>
          <w:rFonts w:hint="eastAsia" w:ascii="宋体" w:hAnsi="宋体" w:eastAsia="宋体" w:cs="宋体"/>
          <w:color w:val="000000"/>
          <w:sz w:val="18"/>
          <w:szCs w:val="18"/>
          <w:shd w:val="clear" w:fill="FFFFFF"/>
        </w:rPr>
        <w:t xml:space="preserve">&gt;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final byte</w:t>
      </w:r>
      <w:r>
        <w:rPr>
          <w:rFonts w:hint="eastAsia" w:ascii="宋体" w:hAnsi="宋体" w:eastAsia="宋体" w:cs="宋体"/>
          <w:color w:val="000000"/>
          <w:sz w:val="18"/>
          <w:szCs w:val="18"/>
          <w:shd w:val="clear" w:fill="FFFFFF"/>
        </w:rPr>
        <w:t xml:space="preserve">[] data = </w:t>
      </w:r>
      <w:r>
        <w:rPr>
          <w:rFonts w:hint="eastAsia" w:ascii="宋体" w:hAnsi="宋体" w:eastAsia="宋体" w:cs="宋体"/>
          <w:b/>
          <w:color w:val="000080"/>
          <w:sz w:val="18"/>
          <w:szCs w:val="18"/>
          <w:shd w:val="clear" w:fill="FFFFFF"/>
        </w:rPr>
        <w:t>new byte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bytes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i/>
          <w:color w:val="000000"/>
          <w:sz w:val="18"/>
          <w:szCs w:val="18"/>
          <w:shd w:val="clear" w:fill="FFFFFF"/>
        </w:rPr>
        <w:t>arraycopy</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buffer</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data,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bytes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.post(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.setText(getResources().getString(R.string.</w:t>
      </w:r>
      <w:r>
        <w:rPr>
          <w:rFonts w:hint="eastAsia" w:ascii="宋体" w:hAnsi="宋体" w:eastAsia="宋体" w:cs="宋体"/>
          <w:b/>
          <w:i/>
          <w:color w:val="660E7A"/>
          <w:sz w:val="18"/>
          <w:szCs w:val="18"/>
          <w:shd w:val="clear" w:fill="FFFFFF"/>
        </w:rPr>
        <w:t>get_msg</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color w:val="660E7A"/>
          <w:sz w:val="18"/>
          <w:szCs w:val="18"/>
          <w:shd w:val="clear" w:fill="FFFFFF"/>
        </w:rPr>
        <w:t>data</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660E7A"/>
          <w:sz w:val="18"/>
          <w:szCs w:val="18"/>
          <w:shd w:val="clear" w:fill="FFFFFF"/>
        </w:rPr>
        <w:t>androidId_data</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color w:val="660E7A"/>
          <w:sz w:val="18"/>
          <w:szCs w:val="18"/>
          <w:shd w:val="clear" w:fill="FFFFFF"/>
        </w:rPr>
        <w:t>data</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//转换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text_state</w:t>
      </w:r>
      <w:r>
        <w:rPr>
          <w:rFonts w:hint="eastAsia" w:ascii="宋体" w:hAnsi="宋体" w:eastAsia="宋体" w:cs="宋体"/>
          <w:color w:val="000000"/>
          <w:sz w:val="18"/>
          <w:szCs w:val="18"/>
          <w:shd w:val="clear" w:fill="FFFFFF"/>
        </w:rPr>
        <w:t>.post(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text_state</w:t>
      </w:r>
      <w:r>
        <w:rPr>
          <w:rFonts w:hint="eastAsia" w:ascii="宋体" w:hAnsi="宋体" w:eastAsia="宋体" w:cs="宋体"/>
          <w:color w:val="000000"/>
          <w:sz w:val="18"/>
          <w:szCs w:val="18"/>
          <w:shd w:val="clear" w:fill="FFFFFF"/>
        </w:rPr>
        <w:t>.setText(getResources().getString(R.string.</w:t>
      </w:r>
      <w:r>
        <w:rPr>
          <w:rFonts w:hint="eastAsia" w:ascii="宋体" w:hAnsi="宋体" w:eastAsia="宋体" w:cs="宋体"/>
          <w:b/>
          <w:i/>
          <w:color w:val="660E7A"/>
          <w:sz w:val="18"/>
          <w:szCs w:val="18"/>
          <w:shd w:val="clear" w:fill="FFFFFF"/>
        </w:rPr>
        <w:t>connect_error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lianjie_state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发送数据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msg</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sendMsg(</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bytes =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outputStream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//发送数据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outputStream</w:t>
      </w:r>
      <w:r>
        <w:rPr>
          <w:rFonts w:hint="eastAsia" w:ascii="宋体" w:hAnsi="宋体" w:eastAsia="宋体" w:cs="宋体"/>
          <w:color w:val="000000"/>
          <w:sz w:val="18"/>
          <w:szCs w:val="18"/>
          <w:shd w:val="clear" w:fill="FFFFFF"/>
        </w:rPr>
        <w:t>.write(bytes);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.post(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.setText(getResources().getString(R.string.</w:t>
      </w:r>
      <w:r>
        <w:rPr>
          <w:rFonts w:hint="eastAsia" w:ascii="宋体" w:hAnsi="宋体" w:eastAsia="宋体" w:cs="宋体"/>
          <w:b/>
          <w:i/>
          <w:color w:val="660E7A"/>
          <w:sz w:val="18"/>
          <w:szCs w:val="18"/>
          <w:shd w:val="clear" w:fill="FFFFFF"/>
        </w:rPr>
        <w:t>send_msgs</w:t>
      </w:r>
      <w:r>
        <w:rPr>
          <w:rFonts w:hint="eastAsia" w:ascii="宋体" w:hAnsi="宋体" w:eastAsia="宋体" w:cs="宋体"/>
          <w:color w:val="000000"/>
          <w:sz w:val="18"/>
          <w:szCs w:val="18"/>
          <w:shd w:val="clear" w:fill="FFFFFF"/>
        </w:rPr>
        <w:t>)+</w:t>
      </w:r>
      <w:r>
        <w:rPr>
          <w:rFonts w:hint="eastAsia" w:ascii="宋体" w:hAnsi="宋体" w:eastAsia="宋体" w:cs="宋体"/>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.post(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text_msg</w:t>
      </w:r>
      <w:r>
        <w:rPr>
          <w:rFonts w:hint="eastAsia" w:ascii="宋体" w:hAnsi="宋体" w:eastAsia="宋体" w:cs="宋体"/>
          <w:color w:val="000000"/>
          <w:sz w:val="18"/>
          <w:szCs w:val="18"/>
          <w:shd w:val="clear" w:fill="FFFFFF"/>
        </w:rPr>
        <w:t>.setText(getResources().getString(R.string.</w:t>
      </w:r>
      <w:r>
        <w:rPr>
          <w:rFonts w:hint="eastAsia" w:ascii="宋体" w:hAnsi="宋体" w:eastAsia="宋体" w:cs="宋体"/>
          <w:b/>
          <w:i/>
          <w:color w:val="660E7A"/>
          <w:sz w:val="18"/>
          <w:szCs w:val="18"/>
          <w:shd w:val="clear" w:fill="FFFFFF"/>
        </w:rPr>
        <w:t>send_msg_error</w:t>
      </w:r>
      <w:r>
        <w:rPr>
          <w:rFonts w:hint="eastAsia" w:ascii="宋体" w:hAnsi="宋体" w:eastAsia="宋体" w:cs="宋体"/>
          <w:color w:val="000000"/>
          <w:sz w:val="18"/>
          <w:szCs w:val="18"/>
          <w:shd w:val="clear" w:fill="FFFFFF"/>
        </w:rPr>
        <w:t>)+</w:t>
      </w:r>
      <w:r>
        <w:rPr>
          <w:rFonts w:hint="eastAsia" w:ascii="宋体" w:hAnsi="宋体" w:eastAsia="宋体" w:cs="宋体"/>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监听线程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class </w:t>
      </w:r>
      <w:r>
        <w:rPr>
          <w:rFonts w:hint="eastAsia" w:ascii="宋体" w:hAnsi="宋体" w:eastAsia="宋体" w:cs="宋体"/>
          <w:color w:val="000000"/>
          <w:sz w:val="18"/>
          <w:szCs w:val="18"/>
          <w:shd w:val="clear" w:fill="FFFFFF"/>
        </w:rPr>
        <w:t xml:space="preserve">ListenerThread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Thread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BluetoothServerSocket </w:t>
      </w:r>
      <w:r>
        <w:rPr>
          <w:rFonts w:hint="eastAsia" w:ascii="宋体" w:hAnsi="宋体" w:eastAsia="宋体" w:cs="宋体"/>
          <w:b/>
          <w:color w:val="660E7A"/>
          <w:sz w:val="18"/>
          <w:szCs w:val="18"/>
          <w:shd w:val="clear" w:fill="FFFFFF"/>
        </w:rPr>
        <w:t>serverSocket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BluetoothSocket </w:t>
      </w:r>
      <w:r>
        <w:rPr>
          <w:rFonts w:hint="eastAsia" w:ascii="宋体" w:hAnsi="宋体" w:eastAsia="宋体" w:cs="宋体"/>
          <w:b/>
          <w:color w:val="660E7A"/>
          <w:sz w:val="18"/>
          <w:szCs w:val="18"/>
          <w:shd w:val="clear" w:fill="FFFFFF"/>
        </w:rPr>
        <w:t>socket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serverSocket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bTAdatper</w:t>
      </w:r>
      <w:r>
        <w:rPr>
          <w:rFonts w:hint="eastAsia" w:ascii="宋体" w:hAnsi="宋体" w:eastAsia="宋体" w:cs="宋体"/>
          <w:color w:val="000000"/>
          <w:sz w:val="18"/>
          <w:szCs w:val="18"/>
          <w:shd w:val="clear" w:fill="FFFFFF"/>
        </w:rPr>
        <w:t>.listenUsingRfcommWithServiceRecord(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BT_UUID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//线程阻塞，等待别的设备连接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 xml:space="preserve">socket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serverSocket</w:t>
      </w:r>
      <w:r>
        <w:rPr>
          <w:rFonts w:hint="eastAsia" w:ascii="宋体" w:hAnsi="宋体" w:eastAsia="宋体" w:cs="宋体"/>
          <w:color w:val="000000"/>
          <w:sz w:val="18"/>
          <w:szCs w:val="18"/>
          <w:shd w:val="clear" w:fill="FFFFFF"/>
        </w:rPr>
        <w:t>.accept();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text_state</w:t>
      </w:r>
      <w:r>
        <w:rPr>
          <w:rFonts w:hint="eastAsia" w:ascii="宋体" w:hAnsi="宋体" w:eastAsia="宋体" w:cs="宋体"/>
          <w:color w:val="000000"/>
          <w:sz w:val="18"/>
          <w:szCs w:val="18"/>
          <w:shd w:val="clear" w:fill="FFFFFF"/>
        </w:rPr>
        <w:t>.post(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run() </w:t>
      </w:r>
      <w:r>
        <w:rPr>
          <w:rFonts w:hint="eastAsia" w:cs="宋体"/>
          <w:color w:val="000000"/>
          <w:sz w:val="18"/>
          <w:szCs w:val="18"/>
          <w:shd w:val="clear" w:fill="FFFFFF"/>
          <w:lang w:val="en-US" w:eastAsia="zh-CN"/>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text_state</w:t>
      </w:r>
      <w:r>
        <w:rPr>
          <w:rFonts w:hint="eastAsia" w:ascii="宋体" w:hAnsi="宋体" w:eastAsia="宋体" w:cs="宋体"/>
          <w:color w:val="000000"/>
          <w:sz w:val="18"/>
          <w:szCs w:val="18"/>
          <w:shd w:val="clear" w:fill="FFFFFF"/>
        </w:rPr>
        <w:t>.setText(getResources().getString(R.string.</w:t>
      </w:r>
      <w:r>
        <w:rPr>
          <w:rFonts w:hint="eastAsia" w:ascii="宋体" w:hAnsi="宋体" w:eastAsia="宋体" w:cs="宋体"/>
          <w:b/>
          <w:i/>
          <w:color w:val="660E7A"/>
          <w:sz w:val="18"/>
          <w:szCs w:val="18"/>
          <w:shd w:val="clear" w:fill="FFFFFF"/>
        </w:rPr>
        <w:t>connecting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connectThread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ConnectThread(</w:t>
      </w:r>
      <w:r>
        <w:rPr>
          <w:rFonts w:hint="eastAsia" w:ascii="宋体" w:hAnsi="宋体" w:eastAsia="宋体" w:cs="宋体"/>
          <w:b/>
          <w:color w:val="660E7A"/>
          <w:sz w:val="18"/>
          <w:szCs w:val="18"/>
          <w:shd w:val="clear" w:fill="FFFFFF"/>
        </w:rPr>
        <w:t>socket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connectThread</w:t>
      </w:r>
      <w:r>
        <w:rPr>
          <w:rFonts w:hint="eastAsia" w:ascii="宋体" w:hAnsi="宋体" w:eastAsia="宋体" w:cs="宋体"/>
          <w:color w:val="000000"/>
          <w:sz w:val="18"/>
          <w:szCs w:val="18"/>
          <w:shd w:val="clear" w:fill="FFFFFF"/>
        </w:rPr>
        <w:t>.start();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w:t>
      </w:r>
      <w:r>
        <w:rPr>
          <w:rFonts w:hint="eastAsia" w:ascii="宋体" w:hAnsi="宋体" w:eastAsia="宋体" w:cs="宋体"/>
          <w:color w:val="000000"/>
          <w:sz w:val="18"/>
          <w:szCs w:val="18"/>
          <w:shd w:val="clear" w:fill="FFFFFF"/>
        </w:rPr>
        <w:t>String returnResultMultiple(String str)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string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(str.equals(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i &lt; str.length(); i++)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char </w:t>
      </w:r>
      <w:r>
        <w:rPr>
          <w:rFonts w:hint="eastAsia" w:ascii="宋体" w:hAnsi="宋体" w:eastAsia="宋体" w:cs="宋体"/>
          <w:color w:val="000000"/>
          <w:sz w:val="18"/>
          <w:szCs w:val="18"/>
          <w:shd w:val="clear" w:fill="FFFFFF"/>
        </w:rPr>
        <w:t>ch = str.charAt(i);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((ch&gt;=</w:t>
      </w:r>
      <w:r>
        <w:rPr>
          <w:rFonts w:hint="eastAsia" w:ascii="宋体" w:hAnsi="宋体" w:eastAsia="宋体" w:cs="宋体"/>
          <w:color w:val="0000FF"/>
          <w:sz w:val="18"/>
          <w:szCs w:val="18"/>
          <w:shd w:val="clear" w:fill="FFFFFF"/>
        </w:rPr>
        <w:t>65</w:t>
      </w:r>
      <w:r>
        <w:rPr>
          <w:rFonts w:hint="eastAsia" w:ascii="宋体" w:hAnsi="宋体" w:eastAsia="宋体" w:cs="宋体"/>
          <w:color w:val="000000"/>
          <w:sz w:val="18"/>
          <w:szCs w:val="18"/>
          <w:shd w:val="clear" w:fill="FFFFFF"/>
        </w:rPr>
        <w:t>&amp;&amp;ch&lt;=</w:t>
      </w:r>
      <w:r>
        <w:rPr>
          <w:rFonts w:hint="eastAsia" w:ascii="宋体" w:hAnsi="宋体" w:eastAsia="宋体" w:cs="宋体"/>
          <w:color w:val="0000FF"/>
          <w:sz w:val="18"/>
          <w:szCs w:val="18"/>
          <w:shd w:val="clear" w:fill="FFFFFF"/>
        </w:rPr>
        <w:t>122</w:t>
      </w:r>
      <w:r>
        <w:rPr>
          <w:rFonts w:hint="eastAsia" w:ascii="宋体" w:hAnsi="宋体" w:eastAsia="宋体" w:cs="宋体"/>
          <w:color w:val="000000"/>
          <w:sz w:val="18"/>
          <w:szCs w:val="18"/>
          <w:shd w:val="clear" w:fill="FFFFFF"/>
        </w:rPr>
        <w:t>)||(ch&gt;=</w:t>
      </w:r>
      <w:r>
        <w:rPr>
          <w:rFonts w:hint="eastAsia" w:ascii="宋体" w:hAnsi="宋体" w:eastAsia="宋体" w:cs="宋体"/>
          <w:color w:val="0000FF"/>
          <w:sz w:val="18"/>
          <w:szCs w:val="18"/>
          <w:shd w:val="clear" w:fill="FFFFFF"/>
        </w:rPr>
        <w:t>48</w:t>
      </w:r>
      <w:r>
        <w:rPr>
          <w:rFonts w:hint="eastAsia" w:ascii="宋体" w:hAnsi="宋体" w:eastAsia="宋体" w:cs="宋体"/>
          <w:color w:val="000000"/>
          <w:sz w:val="18"/>
          <w:szCs w:val="18"/>
          <w:shd w:val="clear" w:fill="FFFFFF"/>
        </w:rPr>
        <w:t>&amp;&amp;ch&lt;=</w:t>
      </w:r>
      <w:r>
        <w:rPr>
          <w:rFonts w:hint="eastAsia" w:ascii="宋体" w:hAnsi="宋体" w:eastAsia="宋体" w:cs="宋体"/>
          <w:color w:val="0000FF"/>
          <w:sz w:val="18"/>
          <w:szCs w:val="18"/>
          <w:shd w:val="clear" w:fill="FFFFFF"/>
        </w:rPr>
        <w:t>57</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 string + ch;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rPr>
          <w:rFonts w:hint="eastAsia"/>
          <w:lang w:val="en-US" w:eastAsia="zh-CN"/>
        </w:rPr>
      </w:pPr>
      <w:bookmarkStart w:id="41" w:name="_Toc19200"/>
      <w:r>
        <w:rPr>
          <w:rFonts w:hint="eastAsia"/>
          <w:lang w:val="en-US" w:eastAsia="zh-CN"/>
        </w:rPr>
        <w:t>4.2 通信协议简介</w:t>
      </w:r>
      <w:bookmarkEnd w:id="41"/>
    </w:p>
    <w:p>
      <w:pPr>
        <w:rPr>
          <w:rFonts w:hint="eastAsia"/>
          <w:lang w:val="en-US" w:eastAsia="zh-CN"/>
        </w:rPr>
      </w:pPr>
      <w:bookmarkStart w:id="59" w:name="_GoBack"/>
      <w:r>
        <w:rPr>
          <w:rFonts w:hint="eastAsia"/>
          <w:lang w:val="en-US" w:eastAsia="zh-CN"/>
        </w:rPr>
        <w:t>本系统采用以下蓝牙通信协议：</w:t>
      </w:r>
    </w:p>
    <w:p>
      <w:pPr>
        <w:pStyle w:val="5"/>
        <w:rPr>
          <w:rFonts w:hint="eastAsia" w:eastAsia="宋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通信协议</w:t>
      </w:r>
    </w:p>
    <w:tbl>
      <w:tblPr>
        <w:tblStyle w:val="16"/>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54"/>
        <w:gridCol w:w="1650"/>
        <w:gridCol w:w="3135"/>
        <w:gridCol w:w="18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52" w:hRule="atLeast"/>
        </w:trPr>
        <w:tc>
          <w:tcPr>
            <w:tcW w:w="1854" w:type="dxa"/>
            <w:tcBorders>
              <w:bottom w:val="single" w:color="auto" w:sz="4" w:space="0"/>
            </w:tcBorders>
            <w:vAlign w:val="center"/>
          </w:tcPr>
          <w:p>
            <w:pPr>
              <w:spacing w:line="240" w:lineRule="auto"/>
              <w:jc w:val="center"/>
              <w:rPr>
                <w:rFonts w:hint="eastAsia"/>
                <w:b/>
                <w:bCs/>
                <w:vertAlign w:val="baseline"/>
                <w:lang w:val="en-US" w:eastAsia="zh-CN"/>
              </w:rPr>
            </w:pPr>
            <w:r>
              <w:rPr>
                <w:rFonts w:hint="eastAsia"/>
                <w:b/>
                <w:bCs/>
                <w:vertAlign w:val="baseline"/>
                <w:lang w:val="en-US" w:eastAsia="zh-CN"/>
              </w:rPr>
              <w:t>发送端</w:t>
            </w:r>
          </w:p>
        </w:tc>
        <w:tc>
          <w:tcPr>
            <w:tcW w:w="1650" w:type="dxa"/>
            <w:tcBorders>
              <w:bottom w:val="single" w:color="auto" w:sz="4" w:space="0"/>
            </w:tcBorders>
            <w:vAlign w:val="center"/>
          </w:tcPr>
          <w:p>
            <w:pPr>
              <w:spacing w:line="240" w:lineRule="auto"/>
              <w:jc w:val="center"/>
              <w:rPr>
                <w:rFonts w:hint="eastAsia"/>
                <w:b/>
                <w:bCs/>
                <w:vertAlign w:val="baseline"/>
                <w:lang w:val="en-US" w:eastAsia="zh-CN"/>
              </w:rPr>
            </w:pPr>
            <w:r>
              <w:rPr>
                <w:rFonts w:hint="eastAsia"/>
                <w:b/>
                <w:bCs/>
                <w:vertAlign w:val="baseline"/>
                <w:lang w:val="en-US" w:eastAsia="zh-CN"/>
              </w:rPr>
              <w:t>接收端</w:t>
            </w:r>
          </w:p>
        </w:tc>
        <w:tc>
          <w:tcPr>
            <w:tcW w:w="3135" w:type="dxa"/>
            <w:tcBorders>
              <w:bottom w:val="single" w:color="auto" w:sz="4" w:space="0"/>
            </w:tcBorders>
            <w:vAlign w:val="center"/>
          </w:tcPr>
          <w:p>
            <w:pPr>
              <w:spacing w:line="240" w:lineRule="auto"/>
              <w:jc w:val="center"/>
              <w:rPr>
                <w:rFonts w:hint="eastAsia"/>
                <w:b/>
                <w:bCs/>
                <w:vertAlign w:val="baseline"/>
                <w:lang w:val="en-US" w:eastAsia="zh-CN"/>
              </w:rPr>
            </w:pPr>
            <w:r>
              <w:rPr>
                <w:rFonts w:hint="eastAsia"/>
                <w:b/>
                <w:bCs/>
                <w:vertAlign w:val="baseline"/>
                <w:lang w:val="en-US" w:eastAsia="zh-CN"/>
              </w:rPr>
              <w:t>指令</w:t>
            </w:r>
          </w:p>
        </w:tc>
        <w:tc>
          <w:tcPr>
            <w:tcW w:w="1883" w:type="dxa"/>
            <w:tcBorders>
              <w:bottom w:val="single" w:color="auto" w:sz="4" w:space="0"/>
            </w:tcBorders>
            <w:vAlign w:val="center"/>
          </w:tcPr>
          <w:p>
            <w:pPr>
              <w:spacing w:line="240" w:lineRule="auto"/>
              <w:jc w:val="center"/>
              <w:rPr>
                <w:rFonts w:hint="eastAsia"/>
                <w:b/>
                <w:bCs/>
                <w:vertAlign w:val="baseline"/>
                <w:lang w:val="en-US" w:eastAsia="zh-CN"/>
              </w:rPr>
            </w:pPr>
            <w:r>
              <w:rPr>
                <w:rFonts w:hint="eastAsia"/>
                <w:b/>
                <w:bCs/>
                <w:vertAlign w:val="baseline"/>
                <w:lang w:val="en-US" w:eastAsia="zh-CN"/>
              </w:rPr>
              <w:t>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854" w:type="dxa"/>
            <w:tcBorders>
              <w:top w:val="single" w:color="auto" w:sz="4" w:space="0"/>
            </w:tcBorders>
            <w:vAlign w:val="center"/>
          </w:tcPr>
          <w:p>
            <w:pPr>
              <w:spacing w:line="240" w:lineRule="auto"/>
              <w:jc w:val="center"/>
              <w:rPr>
                <w:rFonts w:hint="eastAsia"/>
                <w:vertAlign w:val="baseline"/>
                <w:lang w:val="en-US" w:eastAsia="zh-CN"/>
              </w:rPr>
            </w:pPr>
            <w:r>
              <w:rPr>
                <w:rFonts w:hint="eastAsia"/>
                <w:vertAlign w:val="baseline"/>
                <w:lang w:val="en-US" w:eastAsia="zh-CN"/>
              </w:rPr>
              <w:t>普通用户手机</w:t>
            </w:r>
          </w:p>
        </w:tc>
        <w:tc>
          <w:tcPr>
            <w:tcW w:w="1650" w:type="dxa"/>
            <w:tcBorders>
              <w:top w:val="single" w:color="auto" w:sz="4" w:space="0"/>
            </w:tcBorders>
            <w:vAlign w:val="center"/>
          </w:tcPr>
          <w:p>
            <w:pPr>
              <w:spacing w:line="240" w:lineRule="auto"/>
              <w:jc w:val="center"/>
              <w:rPr>
                <w:rFonts w:hint="eastAsia"/>
                <w:vertAlign w:val="baseline"/>
                <w:lang w:val="en-US" w:eastAsia="zh-CN"/>
              </w:rPr>
            </w:pPr>
            <w:r>
              <w:rPr>
                <w:rFonts w:hint="eastAsia"/>
                <w:vertAlign w:val="baseline"/>
                <w:lang w:val="en-US" w:eastAsia="zh-CN"/>
              </w:rPr>
              <w:t>root用户手机</w:t>
            </w:r>
          </w:p>
        </w:tc>
        <w:tc>
          <w:tcPr>
            <w:tcW w:w="3135" w:type="dxa"/>
            <w:tcBorders>
              <w:top w:val="single" w:color="auto" w:sz="4" w:space="0"/>
            </w:tcBorders>
            <w:vAlign w:val="center"/>
          </w:tcPr>
          <w:p>
            <w:pPr>
              <w:spacing w:line="240" w:lineRule="auto"/>
              <w:jc w:val="center"/>
              <w:rPr>
                <w:rFonts w:hint="eastAsia"/>
                <w:vertAlign w:val="baseline"/>
                <w:lang w:val="en-US" w:eastAsia="zh-CN"/>
              </w:rPr>
            </w:pPr>
            <w:r>
              <w:rPr>
                <w:rFonts w:hint="eastAsia"/>
                <w:vertAlign w:val="baseline"/>
                <w:lang w:val="en-US" w:eastAsia="zh-CN"/>
              </w:rPr>
              <w:t>Android ID</w:t>
            </w:r>
          </w:p>
        </w:tc>
        <w:tc>
          <w:tcPr>
            <w:tcW w:w="1883" w:type="dxa"/>
            <w:tcBorders>
              <w:top w:val="single" w:color="auto" w:sz="4" w:space="0"/>
            </w:tcBorders>
            <w:vAlign w:val="center"/>
          </w:tcPr>
          <w:p>
            <w:pPr>
              <w:spacing w:line="240" w:lineRule="auto"/>
              <w:jc w:val="center"/>
              <w:rPr>
                <w:rFonts w:hint="eastAsia"/>
                <w:vertAlign w:val="baseline"/>
                <w:lang w:val="en-US" w:eastAsia="zh-CN"/>
              </w:rPr>
            </w:pPr>
            <w:r>
              <w:rPr>
                <w:rFonts w:hint="eastAsia"/>
                <w:vertAlign w:val="baseline"/>
                <w:lang w:val="en-US" w:eastAsia="zh-CN"/>
              </w:rPr>
              <w:t>普通用户登记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854" w:type="dxa"/>
            <w:vAlign w:val="center"/>
          </w:tcPr>
          <w:p>
            <w:pPr>
              <w:spacing w:line="240" w:lineRule="auto"/>
              <w:jc w:val="center"/>
              <w:rPr>
                <w:rFonts w:hint="eastAsia"/>
                <w:vertAlign w:val="baseline"/>
                <w:lang w:val="en-US" w:eastAsia="zh-CN"/>
              </w:rPr>
            </w:pPr>
            <w:r>
              <w:rPr>
                <w:rFonts w:hint="eastAsia"/>
                <w:vertAlign w:val="baseline"/>
                <w:lang w:val="en-US" w:eastAsia="zh-CN"/>
              </w:rPr>
              <w:t>root手机</w:t>
            </w:r>
          </w:p>
        </w:tc>
        <w:tc>
          <w:tcPr>
            <w:tcW w:w="1650" w:type="dxa"/>
            <w:vAlign w:val="center"/>
          </w:tcPr>
          <w:p>
            <w:pPr>
              <w:spacing w:line="240" w:lineRule="auto"/>
              <w:jc w:val="center"/>
              <w:rPr>
                <w:rFonts w:hint="eastAsia"/>
                <w:vertAlign w:val="baseline"/>
                <w:lang w:val="en-US" w:eastAsia="zh-CN"/>
              </w:rPr>
            </w:pPr>
            <w:r>
              <w:rPr>
                <w:rFonts w:hint="eastAsia"/>
                <w:vertAlign w:val="baseline"/>
                <w:lang w:val="en-US" w:eastAsia="zh-CN"/>
              </w:rPr>
              <w:t>智能锁</w:t>
            </w:r>
          </w:p>
        </w:tc>
        <w:tc>
          <w:tcPr>
            <w:tcW w:w="3135" w:type="dxa"/>
            <w:vAlign w:val="center"/>
          </w:tcPr>
          <w:p>
            <w:pPr>
              <w:spacing w:line="240" w:lineRule="auto"/>
              <w:jc w:val="center"/>
              <w:rPr>
                <w:rFonts w:hint="eastAsia"/>
                <w:vertAlign w:val="baseline"/>
                <w:lang w:val="en-US" w:eastAsia="zh-CN"/>
              </w:rPr>
            </w:pPr>
            <w:r>
              <w:rPr>
                <w:rFonts w:hint="eastAsia"/>
                <w:vertAlign w:val="baseline"/>
                <w:lang w:val="en-US" w:eastAsia="zh-CN"/>
              </w:rPr>
              <w:t>Android ID</w:t>
            </w:r>
          </w:p>
        </w:tc>
        <w:tc>
          <w:tcPr>
            <w:tcW w:w="1883" w:type="dxa"/>
            <w:vAlign w:val="center"/>
          </w:tcPr>
          <w:p>
            <w:pPr>
              <w:spacing w:line="240" w:lineRule="auto"/>
              <w:jc w:val="center"/>
              <w:rPr>
                <w:rFonts w:hint="eastAsia"/>
                <w:vertAlign w:val="baseline"/>
                <w:lang w:val="en-US" w:eastAsia="zh-CN"/>
              </w:rPr>
            </w:pPr>
            <w:r>
              <w:rPr>
                <w:rFonts w:hint="eastAsia"/>
                <w:vertAlign w:val="baseline"/>
                <w:lang w:val="en-US" w:eastAsia="zh-CN"/>
              </w:rPr>
              <w:t>root用户注册</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854" w:type="dxa"/>
            <w:vAlign w:val="center"/>
          </w:tcPr>
          <w:p>
            <w:pPr>
              <w:spacing w:line="240" w:lineRule="auto"/>
              <w:jc w:val="center"/>
              <w:rPr>
                <w:rFonts w:hint="eastAsia"/>
                <w:vertAlign w:val="baseline"/>
                <w:lang w:val="en-US" w:eastAsia="zh-CN"/>
              </w:rPr>
            </w:pPr>
            <w:r>
              <w:rPr>
                <w:rFonts w:hint="eastAsia"/>
                <w:vertAlign w:val="baseline"/>
                <w:lang w:val="en-US" w:eastAsia="zh-CN"/>
              </w:rPr>
              <w:t>root手机</w:t>
            </w:r>
          </w:p>
        </w:tc>
        <w:tc>
          <w:tcPr>
            <w:tcW w:w="1650" w:type="dxa"/>
            <w:vAlign w:val="center"/>
          </w:tcPr>
          <w:p>
            <w:pPr>
              <w:spacing w:line="240" w:lineRule="auto"/>
              <w:jc w:val="center"/>
              <w:rPr>
                <w:rFonts w:hint="eastAsia"/>
                <w:vertAlign w:val="baseline"/>
                <w:lang w:val="en-US" w:eastAsia="zh-CN"/>
              </w:rPr>
            </w:pPr>
            <w:r>
              <w:rPr>
                <w:rFonts w:hint="eastAsia"/>
                <w:vertAlign w:val="baseline"/>
                <w:lang w:val="en-US" w:eastAsia="zh-CN"/>
              </w:rPr>
              <w:t>智能锁</w:t>
            </w:r>
          </w:p>
        </w:tc>
        <w:tc>
          <w:tcPr>
            <w:tcW w:w="3135" w:type="dxa"/>
            <w:vAlign w:val="center"/>
          </w:tcPr>
          <w:p>
            <w:pPr>
              <w:spacing w:line="240" w:lineRule="auto"/>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R</w:t>
            </w:r>
            <w:r>
              <w:rPr>
                <w:rFonts w:hint="default"/>
                <w:vertAlign w:val="baseline"/>
                <w:lang w:val="en-US" w:eastAsia="zh-CN"/>
              </w:rPr>
              <w:t>’</w:t>
            </w:r>
            <w:r>
              <w:rPr>
                <w:rFonts w:hint="eastAsia"/>
                <w:vertAlign w:val="baseline"/>
                <w:lang w:val="en-US" w:eastAsia="zh-CN"/>
              </w:rPr>
              <w:t>+root用户Android ID+</w:t>
            </w:r>
            <w:r>
              <w:rPr>
                <w:rFonts w:hint="default"/>
                <w:vertAlign w:val="baseline"/>
                <w:lang w:val="en-US" w:eastAsia="zh-CN"/>
              </w:rPr>
              <w:t>’</w:t>
            </w:r>
            <w:r>
              <w:rPr>
                <w:rFonts w:hint="eastAsia"/>
                <w:vertAlign w:val="baseline"/>
                <w:lang w:val="en-US" w:eastAsia="zh-CN"/>
              </w:rPr>
              <w:t>0</w:t>
            </w:r>
            <w:r>
              <w:rPr>
                <w:rFonts w:hint="default"/>
                <w:vertAlign w:val="baseline"/>
                <w:lang w:val="en-US" w:eastAsia="zh-CN"/>
              </w:rPr>
              <w:t>’</w:t>
            </w:r>
          </w:p>
        </w:tc>
        <w:tc>
          <w:tcPr>
            <w:tcW w:w="1883" w:type="dxa"/>
            <w:vAlign w:val="center"/>
          </w:tcPr>
          <w:p>
            <w:pPr>
              <w:spacing w:line="240" w:lineRule="auto"/>
              <w:jc w:val="center"/>
              <w:rPr>
                <w:rFonts w:hint="eastAsia"/>
                <w:vertAlign w:val="baseline"/>
                <w:lang w:val="en-US" w:eastAsia="zh-CN"/>
              </w:rPr>
            </w:pPr>
            <w:r>
              <w:rPr>
                <w:rFonts w:hint="eastAsia"/>
                <w:vertAlign w:val="baseline"/>
                <w:lang w:val="en-US" w:eastAsia="zh-CN"/>
              </w:rPr>
              <w:t>关门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854" w:type="dxa"/>
            <w:vAlign w:val="center"/>
          </w:tcPr>
          <w:p>
            <w:pPr>
              <w:spacing w:line="240" w:lineRule="auto"/>
              <w:jc w:val="center"/>
              <w:rPr>
                <w:rFonts w:hint="eastAsia"/>
                <w:vertAlign w:val="baseline"/>
                <w:lang w:val="en-US" w:eastAsia="zh-CN"/>
              </w:rPr>
            </w:pPr>
            <w:r>
              <w:rPr>
                <w:rFonts w:hint="eastAsia"/>
                <w:vertAlign w:val="baseline"/>
                <w:lang w:val="en-US" w:eastAsia="zh-CN"/>
              </w:rPr>
              <w:t>root手机</w:t>
            </w:r>
          </w:p>
        </w:tc>
        <w:tc>
          <w:tcPr>
            <w:tcW w:w="1650" w:type="dxa"/>
            <w:vAlign w:val="center"/>
          </w:tcPr>
          <w:p>
            <w:pPr>
              <w:spacing w:line="240" w:lineRule="auto"/>
              <w:jc w:val="center"/>
              <w:rPr>
                <w:rFonts w:hint="eastAsia"/>
                <w:vertAlign w:val="baseline"/>
                <w:lang w:val="en-US" w:eastAsia="zh-CN"/>
              </w:rPr>
            </w:pPr>
            <w:r>
              <w:rPr>
                <w:rFonts w:hint="eastAsia"/>
                <w:vertAlign w:val="baseline"/>
                <w:lang w:val="en-US" w:eastAsia="zh-CN"/>
              </w:rPr>
              <w:t>智能锁</w:t>
            </w:r>
          </w:p>
        </w:tc>
        <w:tc>
          <w:tcPr>
            <w:tcW w:w="3135" w:type="dxa"/>
            <w:vAlign w:val="center"/>
          </w:tcPr>
          <w:p>
            <w:pPr>
              <w:spacing w:line="240" w:lineRule="auto"/>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R</w:t>
            </w:r>
            <w:r>
              <w:rPr>
                <w:rFonts w:hint="default"/>
                <w:vertAlign w:val="baseline"/>
                <w:lang w:val="en-US" w:eastAsia="zh-CN"/>
              </w:rPr>
              <w:t>’</w:t>
            </w:r>
            <w:r>
              <w:rPr>
                <w:rFonts w:hint="eastAsia"/>
                <w:vertAlign w:val="baseline"/>
                <w:lang w:val="en-US" w:eastAsia="zh-CN"/>
              </w:rPr>
              <w:t>+root用户Android ID+</w:t>
            </w:r>
            <w:r>
              <w:rPr>
                <w:rFonts w:hint="default"/>
                <w:vertAlign w:val="baseline"/>
                <w:lang w:val="en-US" w:eastAsia="zh-CN"/>
              </w:rPr>
              <w:t>’</w:t>
            </w:r>
            <w:r>
              <w:rPr>
                <w:rFonts w:hint="eastAsia"/>
                <w:vertAlign w:val="baseline"/>
                <w:lang w:val="en-US" w:eastAsia="zh-CN"/>
              </w:rPr>
              <w:t>1</w:t>
            </w:r>
            <w:r>
              <w:rPr>
                <w:rFonts w:hint="default"/>
                <w:vertAlign w:val="baseline"/>
                <w:lang w:val="en-US" w:eastAsia="zh-CN"/>
              </w:rPr>
              <w:t>’</w:t>
            </w:r>
          </w:p>
        </w:tc>
        <w:tc>
          <w:tcPr>
            <w:tcW w:w="1883" w:type="dxa"/>
            <w:vAlign w:val="center"/>
          </w:tcPr>
          <w:p>
            <w:pPr>
              <w:spacing w:line="240" w:lineRule="auto"/>
              <w:jc w:val="center"/>
              <w:rPr>
                <w:rFonts w:hint="eastAsia"/>
                <w:vertAlign w:val="baseline"/>
                <w:lang w:val="en-US" w:eastAsia="zh-CN"/>
              </w:rPr>
            </w:pPr>
            <w:r>
              <w:rPr>
                <w:rFonts w:hint="eastAsia"/>
                <w:vertAlign w:val="baseline"/>
                <w:lang w:val="en-US" w:eastAsia="zh-CN"/>
              </w:rPr>
              <w:t>开门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94" w:hRule="exact"/>
        </w:trPr>
        <w:tc>
          <w:tcPr>
            <w:tcW w:w="1854" w:type="dxa"/>
            <w:vAlign w:val="center"/>
          </w:tcPr>
          <w:p>
            <w:pPr>
              <w:spacing w:line="240" w:lineRule="auto"/>
              <w:jc w:val="center"/>
              <w:rPr>
                <w:rFonts w:hint="eastAsia"/>
                <w:vertAlign w:val="baseline"/>
                <w:lang w:val="en-US" w:eastAsia="zh-CN"/>
              </w:rPr>
            </w:pPr>
            <w:r>
              <w:rPr>
                <w:rFonts w:hint="eastAsia"/>
                <w:vertAlign w:val="baseline"/>
                <w:lang w:val="en-US" w:eastAsia="zh-CN"/>
              </w:rPr>
              <w:t>root手机</w:t>
            </w:r>
          </w:p>
        </w:tc>
        <w:tc>
          <w:tcPr>
            <w:tcW w:w="1650" w:type="dxa"/>
            <w:vAlign w:val="center"/>
          </w:tcPr>
          <w:p>
            <w:pPr>
              <w:spacing w:line="240" w:lineRule="auto"/>
              <w:jc w:val="center"/>
              <w:rPr>
                <w:rFonts w:hint="eastAsia"/>
                <w:vertAlign w:val="baseline"/>
                <w:lang w:val="en-US" w:eastAsia="zh-CN"/>
              </w:rPr>
            </w:pPr>
            <w:r>
              <w:rPr>
                <w:rFonts w:hint="eastAsia"/>
                <w:vertAlign w:val="baseline"/>
                <w:lang w:val="en-US" w:eastAsia="zh-CN"/>
              </w:rPr>
              <w:t>智能锁</w:t>
            </w:r>
          </w:p>
        </w:tc>
        <w:tc>
          <w:tcPr>
            <w:tcW w:w="3135" w:type="dxa"/>
            <w:vAlign w:val="center"/>
          </w:tcPr>
          <w:p>
            <w:pPr>
              <w:spacing w:line="240" w:lineRule="auto"/>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R</w:t>
            </w:r>
            <w:r>
              <w:rPr>
                <w:rFonts w:hint="default"/>
                <w:vertAlign w:val="baseline"/>
                <w:lang w:val="en-US" w:eastAsia="zh-CN"/>
              </w:rPr>
              <w:t>’</w:t>
            </w:r>
            <w:r>
              <w:rPr>
                <w:rFonts w:hint="eastAsia"/>
                <w:vertAlign w:val="baseline"/>
                <w:lang w:val="en-US" w:eastAsia="zh-CN"/>
              </w:rPr>
              <w:t>+root用户Android ID+</w:t>
            </w:r>
            <w:r>
              <w:rPr>
                <w:rFonts w:hint="default"/>
                <w:vertAlign w:val="baseline"/>
                <w:lang w:val="en-US" w:eastAsia="zh-CN"/>
              </w:rPr>
              <w:t>’</w:t>
            </w:r>
            <w:r>
              <w:rPr>
                <w:rFonts w:hint="eastAsia"/>
                <w:vertAlign w:val="baseline"/>
                <w:lang w:val="en-US" w:eastAsia="zh-CN"/>
              </w:rPr>
              <w:t>T</w:t>
            </w:r>
            <w:r>
              <w:rPr>
                <w:rFonts w:hint="default"/>
                <w:vertAlign w:val="baseline"/>
                <w:lang w:val="en-US" w:eastAsia="zh-CN"/>
              </w:rPr>
              <w:t>’</w:t>
            </w:r>
            <w:r>
              <w:rPr>
                <w:rFonts w:hint="eastAsia"/>
                <w:vertAlign w:val="baseline"/>
                <w:lang w:val="en-US" w:eastAsia="zh-CN"/>
              </w:rPr>
              <w:t>+普通用户Android ID</w:t>
            </w:r>
          </w:p>
        </w:tc>
        <w:tc>
          <w:tcPr>
            <w:tcW w:w="1883" w:type="dxa"/>
            <w:vAlign w:val="center"/>
          </w:tcPr>
          <w:p>
            <w:pPr>
              <w:spacing w:line="240" w:lineRule="auto"/>
              <w:jc w:val="center"/>
              <w:rPr>
                <w:rFonts w:hint="eastAsia"/>
                <w:vertAlign w:val="baseline"/>
                <w:lang w:val="en-US" w:eastAsia="zh-CN"/>
              </w:rPr>
            </w:pPr>
            <w:r>
              <w:rPr>
                <w:rFonts w:hint="eastAsia"/>
                <w:vertAlign w:val="baseline"/>
                <w:lang w:val="en-US" w:eastAsia="zh-CN"/>
              </w:rPr>
              <w:t>添加普通用户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94" w:hRule="exact"/>
        </w:trPr>
        <w:tc>
          <w:tcPr>
            <w:tcW w:w="1854" w:type="dxa"/>
            <w:vAlign w:val="center"/>
          </w:tcPr>
          <w:p>
            <w:pPr>
              <w:spacing w:line="240" w:lineRule="auto"/>
              <w:jc w:val="center"/>
              <w:rPr>
                <w:rFonts w:hint="eastAsia"/>
                <w:vertAlign w:val="baseline"/>
                <w:lang w:val="en-US" w:eastAsia="zh-CN"/>
              </w:rPr>
            </w:pPr>
            <w:r>
              <w:rPr>
                <w:rFonts w:hint="eastAsia"/>
                <w:vertAlign w:val="baseline"/>
                <w:lang w:val="en-US" w:eastAsia="zh-CN"/>
              </w:rPr>
              <w:t>root手机</w:t>
            </w:r>
          </w:p>
        </w:tc>
        <w:tc>
          <w:tcPr>
            <w:tcW w:w="1650" w:type="dxa"/>
            <w:vAlign w:val="center"/>
          </w:tcPr>
          <w:p>
            <w:pPr>
              <w:spacing w:line="240" w:lineRule="auto"/>
              <w:jc w:val="center"/>
              <w:rPr>
                <w:rFonts w:hint="eastAsia"/>
                <w:vertAlign w:val="baseline"/>
                <w:lang w:val="en-US" w:eastAsia="zh-CN"/>
              </w:rPr>
            </w:pPr>
            <w:r>
              <w:rPr>
                <w:rFonts w:hint="eastAsia"/>
                <w:vertAlign w:val="baseline"/>
                <w:lang w:val="en-US" w:eastAsia="zh-CN"/>
              </w:rPr>
              <w:t>智能锁</w:t>
            </w:r>
          </w:p>
        </w:tc>
        <w:tc>
          <w:tcPr>
            <w:tcW w:w="3135" w:type="dxa"/>
            <w:vAlign w:val="center"/>
          </w:tcPr>
          <w:p>
            <w:pPr>
              <w:spacing w:line="240" w:lineRule="auto"/>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R</w:t>
            </w:r>
            <w:r>
              <w:rPr>
                <w:rFonts w:hint="default"/>
                <w:vertAlign w:val="baseline"/>
                <w:lang w:val="en-US" w:eastAsia="zh-CN"/>
              </w:rPr>
              <w:t>’</w:t>
            </w:r>
            <w:r>
              <w:rPr>
                <w:rFonts w:hint="eastAsia"/>
                <w:vertAlign w:val="baseline"/>
                <w:lang w:val="en-US" w:eastAsia="zh-CN"/>
              </w:rPr>
              <w:t>+root用户Android ID+</w:t>
            </w:r>
            <w:r>
              <w:rPr>
                <w:rFonts w:hint="default"/>
                <w:vertAlign w:val="baseline"/>
                <w:lang w:val="en-US" w:eastAsia="zh-CN"/>
              </w:rPr>
              <w:t>’</w:t>
            </w:r>
            <w:r>
              <w:rPr>
                <w:rFonts w:hint="eastAsia"/>
                <w:vertAlign w:val="baseline"/>
                <w:lang w:val="en-US" w:eastAsia="zh-CN"/>
              </w:rPr>
              <w:t>S</w:t>
            </w:r>
            <w:r>
              <w:rPr>
                <w:rFonts w:hint="default"/>
                <w:vertAlign w:val="baseline"/>
                <w:lang w:val="en-US" w:eastAsia="zh-CN"/>
              </w:rPr>
              <w:t>’</w:t>
            </w:r>
            <w:r>
              <w:rPr>
                <w:rFonts w:hint="eastAsia"/>
                <w:vertAlign w:val="baseline"/>
                <w:lang w:val="en-US" w:eastAsia="zh-CN"/>
              </w:rPr>
              <w:t>+普通用户Android ID</w:t>
            </w:r>
          </w:p>
        </w:tc>
        <w:tc>
          <w:tcPr>
            <w:tcW w:w="1883" w:type="dxa"/>
            <w:vAlign w:val="center"/>
          </w:tcPr>
          <w:p>
            <w:pPr>
              <w:spacing w:line="240" w:lineRule="auto"/>
              <w:jc w:val="center"/>
              <w:rPr>
                <w:rFonts w:hint="eastAsia"/>
                <w:vertAlign w:val="baseline"/>
                <w:lang w:val="en-US" w:eastAsia="zh-CN"/>
              </w:rPr>
            </w:pPr>
            <w:r>
              <w:rPr>
                <w:rFonts w:hint="eastAsia"/>
                <w:vertAlign w:val="baseline"/>
                <w:lang w:val="en-US" w:eastAsia="zh-CN"/>
              </w:rPr>
              <w:t>删除普通用户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854" w:type="dxa"/>
          </w:tcPr>
          <w:p>
            <w:pPr>
              <w:spacing w:line="240" w:lineRule="auto"/>
              <w:jc w:val="center"/>
              <w:rPr>
                <w:rFonts w:hint="eastAsia"/>
                <w:vertAlign w:val="baseline"/>
                <w:lang w:val="en-US" w:eastAsia="zh-CN"/>
              </w:rPr>
            </w:pPr>
            <w:r>
              <w:rPr>
                <w:rFonts w:hint="eastAsia"/>
                <w:vertAlign w:val="baseline"/>
                <w:lang w:val="en-US" w:eastAsia="zh-CN"/>
              </w:rPr>
              <w:t>普通用户手机</w:t>
            </w:r>
          </w:p>
        </w:tc>
        <w:tc>
          <w:tcPr>
            <w:tcW w:w="1650" w:type="dxa"/>
            <w:vAlign w:val="center"/>
          </w:tcPr>
          <w:p>
            <w:pPr>
              <w:spacing w:line="240" w:lineRule="auto"/>
              <w:jc w:val="center"/>
              <w:rPr>
                <w:rFonts w:hint="eastAsia"/>
                <w:vertAlign w:val="baseline"/>
                <w:lang w:val="en-US" w:eastAsia="zh-CN"/>
              </w:rPr>
            </w:pPr>
            <w:r>
              <w:rPr>
                <w:rFonts w:hint="eastAsia"/>
                <w:vertAlign w:val="baseline"/>
                <w:lang w:val="en-US" w:eastAsia="zh-CN"/>
              </w:rPr>
              <w:t>智能锁</w:t>
            </w:r>
          </w:p>
        </w:tc>
        <w:tc>
          <w:tcPr>
            <w:tcW w:w="3135" w:type="dxa"/>
            <w:vAlign w:val="center"/>
          </w:tcPr>
          <w:p>
            <w:pPr>
              <w:spacing w:line="240" w:lineRule="auto"/>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C</w:t>
            </w:r>
            <w:r>
              <w:rPr>
                <w:rFonts w:hint="default"/>
                <w:vertAlign w:val="baseline"/>
                <w:lang w:val="en-US" w:eastAsia="zh-CN"/>
              </w:rPr>
              <w:t>’</w:t>
            </w:r>
            <w:r>
              <w:rPr>
                <w:rFonts w:hint="eastAsia"/>
                <w:vertAlign w:val="baseline"/>
                <w:lang w:val="en-US" w:eastAsia="zh-CN"/>
              </w:rPr>
              <w:t>+root用户Android ID+</w:t>
            </w:r>
            <w:r>
              <w:rPr>
                <w:rFonts w:hint="default"/>
                <w:vertAlign w:val="baseline"/>
                <w:lang w:val="en-US" w:eastAsia="zh-CN"/>
              </w:rPr>
              <w:t>’</w:t>
            </w:r>
            <w:r>
              <w:rPr>
                <w:rFonts w:hint="eastAsia"/>
                <w:vertAlign w:val="baseline"/>
                <w:lang w:val="en-US" w:eastAsia="zh-CN"/>
              </w:rPr>
              <w:t>0</w:t>
            </w:r>
            <w:r>
              <w:rPr>
                <w:rFonts w:hint="default"/>
                <w:vertAlign w:val="baseline"/>
                <w:lang w:val="en-US" w:eastAsia="zh-CN"/>
              </w:rPr>
              <w:t>’</w:t>
            </w:r>
          </w:p>
        </w:tc>
        <w:tc>
          <w:tcPr>
            <w:tcW w:w="1883" w:type="dxa"/>
            <w:vAlign w:val="center"/>
          </w:tcPr>
          <w:p>
            <w:pPr>
              <w:spacing w:line="240" w:lineRule="auto"/>
              <w:jc w:val="center"/>
              <w:rPr>
                <w:rFonts w:hint="eastAsia"/>
                <w:vertAlign w:val="baseline"/>
                <w:lang w:val="en-US" w:eastAsia="zh-CN"/>
              </w:rPr>
            </w:pPr>
            <w:r>
              <w:rPr>
                <w:rFonts w:hint="eastAsia"/>
                <w:vertAlign w:val="baseline"/>
                <w:lang w:val="en-US" w:eastAsia="zh-CN"/>
              </w:rPr>
              <w:t>关门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854" w:type="dxa"/>
          </w:tcPr>
          <w:p>
            <w:pPr>
              <w:spacing w:line="240" w:lineRule="auto"/>
              <w:jc w:val="center"/>
              <w:rPr>
                <w:rFonts w:hint="eastAsia"/>
                <w:vertAlign w:val="baseline"/>
                <w:lang w:val="en-US" w:eastAsia="zh-CN"/>
              </w:rPr>
            </w:pPr>
            <w:r>
              <w:rPr>
                <w:rFonts w:hint="eastAsia"/>
                <w:vertAlign w:val="baseline"/>
                <w:lang w:val="en-US" w:eastAsia="zh-CN"/>
              </w:rPr>
              <w:t>普通用户手机</w:t>
            </w:r>
          </w:p>
        </w:tc>
        <w:tc>
          <w:tcPr>
            <w:tcW w:w="1650" w:type="dxa"/>
            <w:vAlign w:val="center"/>
          </w:tcPr>
          <w:p>
            <w:pPr>
              <w:spacing w:line="240" w:lineRule="auto"/>
              <w:jc w:val="center"/>
              <w:rPr>
                <w:rFonts w:hint="eastAsia"/>
                <w:vertAlign w:val="baseline"/>
                <w:lang w:val="en-US" w:eastAsia="zh-CN"/>
              </w:rPr>
            </w:pPr>
            <w:r>
              <w:rPr>
                <w:rFonts w:hint="eastAsia"/>
                <w:vertAlign w:val="baseline"/>
                <w:lang w:val="en-US" w:eastAsia="zh-CN"/>
              </w:rPr>
              <w:t>智能锁</w:t>
            </w:r>
          </w:p>
        </w:tc>
        <w:tc>
          <w:tcPr>
            <w:tcW w:w="3135" w:type="dxa"/>
            <w:vAlign w:val="center"/>
          </w:tcPr>
          <w:p>
            <w:pPr>
              <w:spacing w:line="240" w:lineRule="auto"/>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C</w:t>
            </w:r>
            <w:r>
              <w:rPr>
                <w:rFonts w:hint="default"/>
                <w:vertAlign w:val="baseline"/>
                <w:lang w:val="en-US" w:eastAsia="zh-CN"/>
              </w:rPr>
              <w:t>’</w:t>
            </w:r>
            <w:r>
              <w:rPr>
                <w:rFonts w:hint="eastAsia"/>
                <w:vertAlign w:val="baseline"/>
                <w:lang w:val="en-US" w:eastAsia="zh-CN"/>
              </w:rPr>
              <w:t>+root用户Android ID+</w:t>
            </w:r>
            <w:r>
              <w:rPr>
                <w:rFonts w:hint="default"/>
                <w:vertAlign w:val="baseline"/>
                <w:lang w:val="en-US" w:eastAsia="zh-CN"/>
              </w:rPr>
              <w:t>’</w:t>
            </w:r>
            <w:r>
              <w:rPr>
                <w:rFonts w:hint="eastAsia"/>
                <w:vertAlign w:val="baseline"/>
                <w:lang w:val="en-US" w:eastAsia="zh-CN"/>
              </w:rPr>
              <w:t>1</w:t>
            </w:r>
            <w:r>
              <w:rPr>
                <w:rFonts w:hint="default"/>
                <w:vertAlign w:val="baseline"/>
                <w:lang w:val="en-US" w:eastAsia="zh-CN"/>
              </w:rPr>
              <w:t>’</w:t>
            </w:r>
          </w:p>
        </w:tc>
        <w:tc>
          <w:tcPr>
            <w:tcW w:w="1883" w:type="dxa"/>
            <w:vAlign w:val="center"/>
          </w:tcPr>
          <w:p>
            <w:pPr>
              <w:spacing w:line="240" w:lineRule="auto"/>
              <w:jc w:val="center"/>
              <w:rPr>
                <w:rFonts w:hint="eastAsia"/>
                <w:vertAlign w:val="baseline"/>
                <w:lang w:val="en-US" w:eastAsia="zh-CN"/>
              </w:rPr>
            </w:pPr>
            <w:r>
              <w:rPr>
                <w:rFonts w:hint="eastAsia"/>
                <w:vertAlign w:val="baseline"/>
                <w:lang w:val="en-US" w:eastAsia="zh-CN"/>
              </w:rPr>
              <w:t>开门</w:t>
            </w:r>
          </w:p>
        </w:tc>
      </w:tr>
    </w:tbl>
    <w:p>
      <w:pPr>
        <w:pStyle w:val="11"/>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bookmarkEnd w:id="59"/>
    <w:p>
      <w:pPr>
        <w:pStyle w:val="3"/>
        <w:rPr>
          <w:rFonts w:hint="eastAsia"/>
          <w:lang w:val="en-US" w:eastAsia="zh-CN"/>
        </w:rPr>
      </w:pPr>
      <w:bookmarkStart w:id="42" w:name="_Toc10511"/>
      <w:r>
        <w:rPr>
          <w:rFonts w:hint="eastAsia"/>
          <w:lang w:val="en-US" w:eastAsia="zh-CN"/>
        </w:rPr>
        <w:t>4.3 STM32驱动代码</w:t>
      </w:r>
      <w:bookmarkEnd w:id="42"/>
    </w:p>
    <w:p>
      <w:pPr>
        <w:pStyle w:val="4"/>
        <w:rPr>
          <w:rFonts w:hint="eastAsia"/>
          <w:lang w:val="en-US" w:eastAsia="zh-CN"/>
        </w:rPr>
      </w:pPr>
      <w:bookmarkStart w:id="43" w:name="_Toc28442"/>
      <w:r>
        <w:rPr>
          <w:rFonts w:hint="eastAsia"/>
          <w:lang w:val="en-US" w:eastAsia="zh-CN"/>
        </w:rPr>
        <w:t>4.3.1 固件开发介绍</w:t>
      </w:r>
      <w:bookmarkEnd w:id="43"/>
    </w:p>
    <w:p>
      <w:pPr>
        <w:spacing w:line="480" w:lineRule="exact"/>
        <w:ind w:firstLine="480" w:firstLineChars="200"/>
        <w:rPr>
          <w:rFonts w:hint="eastAsia"/>
          <w:lang w:val="en-US" w:eastAsia="zh-CN"/>
        </w:rPr>
      </w:pPr>
      <w:r>
        <w:rPr>
          <w:rFonts w:hint="eastAsia"/>
          <w:lang w:val="en-US" w:eastAsia="zh-CN"/>
        </w:rPr>
        <w:t>在进行STM32开发时，为加快开发速度，我们采用固件开发的办法，本次开发需用到STMFLASH、HC05、KEY、LCD、LED等固件。</w:t>
      </w:r>
    </w:p>
    <w:p>
      <w:pPr>
        <w:spacing w:line="240" w:lineRule="auto"/>
        <w:rPr>
          <w:rFonts w:hint="eastAsia"/>
          <w:lang w:val="en-US" w:eastAsia="zh-CN"/>
        </w:rPr>
      </w:pPr>
      <w:r>
        <w:rPr>
          <w:rFonts w:hint="eastAsia"/>
          <w:lang w:val="en-US" w:eastAsia="zh-CN"/>
        </w:rPr>
        <w:drawing>
          <wp:inline distT="0" distB="0" distL="114300" distR="114300">
            <wp:extent cx="5273675" cy="3555365"/>
            <wp:effectExtent l="0" t="0" r="3175" b="6985"/>
            <wp:docPr id="85" name="图片 85" descr="固件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固件库"/>
                    <pic:cNvPicPr>
                      <a:picLocks noChangeAspect="1"/>
                    </pic:cNvPicPr>
                  </pic:nvPicPr>
                  <pic:blipFill>
                    <a:blip r:embed="rId32"/>
                    <a:stretch>
                      <a:fillRect/>
                    </a:stretch>
                  </pic:blipFill>
                  <pic:spPr>
                    <a:xfrm>
                      <a:off x="0" y="0"/>
                      <a:ext cx="5273675" cy="3555365"/>
                    </a:xfrm>
                    <a:prstGeom prst="rect">
                      <a:avLst/>
                    </a:prstGeom>
                  </pic:spPr>
                </pic:pic>
              </a:graphicData>
            </a:graphic>
          </wp:inline>
        </w:drawing>
      </w:r>
    </w:p>
    <w:p>
      <w:pPr>
        <w:pStyle w:val="5"/>
        <w:spacing w:line="480" w:lineRule="exact"/>
        <w:rPr>
          <w:rFonts w:hint="eastAsia" w:eastAsia="宋体"/>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val="en-US" w:eastAsia="zh-CN"/>
        </w:rPr>
        <w:t xml:space="preserve"> 固件开发引用函数文件</w:t>
      </w:r>
    </w:p>
    <w:p>
      <w:pPr>
        <w:pStyle w:val="4"/>
        <w:rPr>
          <w:rFonts w:hint="eastAsia"/>
          <w:lang w:val="en-US" w:eastAsia="zh-CN"/>
        </w:rPr>
      </w:pPr>
      <w:bookmarkStart w:id="44" w:name="_Toc198"/>
      <w:r>
        <w:rPr>
          <w:rFonts w:hint="eastAsia"/>
          <w:lang w:val="en-US" w:eastAsia="zh-CN"/>
        </w:rPr>
        <w:t>4.3.2 按键处理</w:t>
      </w:r>
      <w:bookmarkEnd w:id="44"/>
    </w:p>
    <w:p>
      <w:pPr>
        <w:numPr>
          <w:ilvl w:val="0"/>
          <w:numId w:val="0"/>
        </w:numPr>
        <w:spacing w:line="480" w:lineRule="exact"/>
        <w:rPr>
          <w:rFonts w:hint="eastAsia"/>
          <w:b/>
          <w:bCs/>
          <w:lang w:val="en-US" w:eastAsia="zh-CN"/>
        </w:rPr>
      </w:pPr>
      <w:r>
        <w:rPr>
          <w:rFonts w:hint="eastAsia"/>
          <w:b/>
          <w:bCs/>
          <w:lang w:val="en-US" w:eastAsia="zh-CN"/>
        </w:rPr>
        <w:t>切换蓝牙模式：</w:t>
      </w:r>
    </w:p>
    <w:p>
      <w:pPr>
        <w:numPr>
          <w:ilvl w:val="0"/>
          <w:numId w:val="0"/>
        </w:numPr>
        <w:spacing w:line="480" w:lineRule="exact"/>
        <w:rPr>
          <w:rFonts w:hint="eastAsia"/>
          <w:lang w:val="en-US" w:eastAsia="zh-CN"/>
        </w:rPr>
      </w:pPr>
      <w:r>
        <w:rPr>
          <w:rFonts w:hint="eastAsia"/>
          <w:lang w:val="en-US" w:eastAsia="zh-CN"/>
        </w:rPr>
        <w:t>if(key==WKUP_PRES)</w:t>
      </w:r>
      <w:r>
        <w:rPr>
          <w:rFonts w:hint="eastAsia"/>
          <w:lang w:val="en-US" w:eastAsia="zh-CN"/>
        </w:rPr>
        <w:tab/>
      </w:r>
      <w:r>
        <w:rPr>
          <w:rFonts w:hint="eastAsia"/>
          <w:lang w:val="en-US" w:eastAsia="zh-CN"/>
        </w:rPr>
        <w:t>{    //按下WKUP，变换蓝牙主从模式</w:t>
      </w:r>
    </w:p>
    <w:p>
      <w:pPr>
        <w:numPr>
          <w:ilvl w:val="0"/>
          <w:numId w:val="0"/>
        </w:numPr>
        <w:spacing w:line="480" w:lineRule="exac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key=HC05_Get_Role();</w:t>
      </w:r>
    </w:p>
    <w:p>
      <w:pPr>
        <w:numPr>
          <w:ilvl w:val="0"/>
          <w:numId w:val="0"/>
        </w:num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if(key!=0XFF)</w:t>
      </w:r>
    </w:p>
    <w:p>
      <w:pPr>
        <w:numPr>
          <w:ilvl w:val="0"/>
          <w:numId w:val="0"/>
        </w:num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key=!key;  </w:t>
      </w:r>
      <w:r>
        <w:rPr>
          <w:rFonts w:hint="eastAsia"/>
          <w:lang w:val="en-US" w:eastAsia="zh-CN"/>
        </w:rPr>
        <w:tab/>
      </w:r>
      <w:r>
        <w:rPr>
          <w:rFonts w:hint="eastAsia"/>
          <w:lang w:val="en-US" w:eastAsia="zh-CN"/>
        </w:rPr>
        <w:t xml:space="preserve">   </w:t>
      </w:r>
    </w:p>
    <w:p>
      <w:pPr>
        <w:numPr>
          <w:ilvl w:val="0"/>
          <w:numId w:val="0"/>
        </w:num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if(key==0)HC05_Set_Cmd("AT+ROLE=0");</w:t>
      </w:r>
    </w:p>
    <w:p>
      <w:pPr>
        <w:numPr>
          <w:ilvl w:val="0"/>
          <w:numId w:val="0"/>
        </w:num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HC05_Set_Cmd("AT+ROLE=1");</w:t>
      </w:r>
    </w:p>
    <w:p>
      <w:pPr>
        <w:numPr>
          <w:ilvl w:val="0"/>
          <w:numId w:val="0"/>
        </w:num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HC05_Role_Show();</w:t>
      </w:r>
    </w:p>
    <w:p>
      <w:pPr>
        <w:numPr>
          <w:ilvl w:val="0"/>
          <w:numId w:val="0"/>
        </w:num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HC05_Set_Cmd("AT+RESET");</w:t>
      </w:r>
      <w:r>
        <w:rPr>
          <w:rFonts w:hint="eastAsia"/>
          <w:lang w:val="en-US" w:eastAsia="zh-CN"/>
        </w:rPr>
        <w:tab/>
      </w:r>
    </w:p>
    <w:p>
      <w:pPr>
        <w:numPr>
          <w:ilvl w:val="0"/>
          <w:numId w:val="0"/>
        </w:num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delay_ms(200);</w:t>
      </w:r>
    </w:p>
    <w:p>
      <w:pPr>
        <w:numPr>
          <w:ilvl w:val="0"/>
          <w:numId w:val="0"/>
        </w:num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spacing w:line="480" w:lineRule="exact"/>
        <w:rPr>
          <w:rFonts w:hint="eastAsia"/>
          <w:lang w:val="en-US" w:eastAsia="zh-CN"/>
        </w:rPr>
      </w:pPr>
    </w:p>
    <w:p>
      <w:pPr>
        <w:spacing w:line="480" w:lineRule="exact"/>
        <w:rPr>
          <w:rFonts w:hint="eastAsia"/>
          <w:b/>
          <w:bCs/>
          <w:lang w:val="en-US" w:eastAsia="zh-CN"/>
        </w:rPr>
      </w:pPr>
      <w:r>
        <w:rPr>
          <w:rFonts w:hint="eastAsia"/>
          <w:b/>
          <w:bCs/>
          <w:lang w:val="en-US" w:eastAsia="zh-CN"/>
        </w:rPr>
        <w:t>初始化智能门锁系统</w:t>
      </w:r>
    </w:p>
    <w:p>
      <w:pPr>
        <w:spacing w:line="480" w:lineRule="exact"/>
        <w:rPr>
          <w:rFonts w:hint="eastAsia"/>
          <w:lang w:val="en-US" w:eastAsia="zh-CN"/>
        </w:rPr>
      </w:pPr>
      <w:r>
        <w:rPr>
          <w:rFonts w:hint="eastAsia"/>
          <w:lang w:val="en-US" w:eastAsia="zh-CN"/>
        </w:rPr>
        <w:t>else if(key==KEY0_PRES)  {      //按下KEY0，初始化门锁</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flash_data_save[0]=1;  </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num=flash_data_save[0];</w:t>
      </w:r>
    </w:p>
    <w:p>
      <w:pPr>
        <w:spacing w:line="480" w:lineRule="exact"/>
        <w:rPr>
          <w:rFonts w:hint="eastAsia"/>
          <w:lang w:val="en-US" w:eastAsia="zh-CN"/>
        </w:rPr>
      </w:pPr>
      <w:r>
        <w:rPr>
          <w:rFonts w:hint="eastAsia"/>
          <w:lang w:val="en-US" w:eastAsia="zh-CN"/>
        </w:rPr>
        <w:t xml:space="preserve">      LCD_ShowxNum(130,600,num,4,16,0);</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for(j=0;j&lt;9;j++)   </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for(i=0;i&lt;16;i++)</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temp=find_id[j]+i;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flash_data_save[temp]=id_root_buf[i];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LCD_ShowString(30,500,500,16,16,"Message:Start Write FLASH....");</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STMFLASH_Write(FLASH_DATA_SAVE,(u32*)flash_data_save,37);</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LCD_ShowString(30,500,500,16,16,"Message:Initial Finished!");</w:t>
      </w:r>
      <w:r>
        <w:rPr>
          <w:rFonts w:hint="eastAsia"/>
          <w:lang w:val="en-US" w:eastAsia="zh-CN"/>
        </w:rPr>
        <w:tab/>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p>
    <w:p>
      <w:pPr>
        <w:spacing w:line="480" w:lineRule="exact"/>
        <w:rPr>
          <w:rFonts w:hint="eastAsia"/>
          <w:b/>
          <w:bCs/>
          <w:lang w:val="en-US" w:eastAsia="zh-CN"/>
        </w:rPr>
      </w:pPr>
      <w:r>
        <w:rPr>
          <w:rFonts w:hint="eastAsia"/>
          <w:b/>
          <w:bCs/>
          <w:lang w:val="en-US" w:eastAsia="zh-CN"/>
        </w:rPr>
        <w:t>格式化所有用户信息(包括root用户)</w:t>
      </w:r>
    </w:p>
    <w:p>
      <w:pPr>
        <w:spacing w:line="480" w:lineRule="exact"/>
        <w:rPr>
          <w:rFonts w:hint="eastAsia"/>
          <w:lang w:val="en-US" w:eastAsia="zh-CN"/>
        </w:rPr>
      </w:pPr>
      <w:r>
        <w:rPr>
          <w:rFonts w:hint="eastAsia"/>
          <w:lang w:val="en-US" w:eastAsia="zh-CN"/>
        </w:rPr>
        <w:t>else if(key==KEY1_PRES)  {      //按下KEY1，格式化所有用户</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flash_data_save[0]=0;  </w:t>
      </w:r>
      <w:r>
        <w:rPr>
          <w:rFonts w:hint="eastAsia"/>
          <w:lang w:val="en-US" w:eastAsia="zh-CN"/>
        </w:rPr>
        <w:tab/>
      </w:r>
      <w:r>
        <w:rPr>
          <w:rFonts w:hint="eastAsia"/>
          <w:lang w:val="en-US" w:eastAsia="zh-CN"/>
        </w:rPr>
        <w:tab/>
      </w:r>
      <w:r>
        <w:rPr>
          <w:rFonts w:hint="eastAsia"/>
          <w:lang w:val="en-US" w:eastAsia="zh-CN"/>
        </w:rPr>
        <w:tab/>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num=flash_data_save[0];</w:t>
      </w:r>
    </w:p>
    <w:p>
      <w:pPr>
        <w:spacing w:line="480" w:lineRule="exact"/>
        <w:rPr>
          <w:rFonts w:hint="eastAsia"/>
          <w:lang w:val="en-US" w:eastAsia="zh-CN"/>
        </w:rPr>
      </w:pPr>
      <w:r>
        <w:rPr>
          <w:rFonts w:hint="eastAsia"/>
          <w:lang w:val="en-US" w:eastAsia="zh-CN"/>
        </w:rPr>
        <w:t xml:space="preserve">          LCD_ShowxNum(130,600,num,4,16,0);</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LCD_ShowString(30,500,500,16,16,"Message:Start Write FLASH....");</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STMFLASH_Write(FLASH_DATA_SAVE,(u32*)flash_data_save,37);</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LCD_ShowString(30,500,500,16,16,"Message:Initial Finished!");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LCD_ShowString(30,500,500,16,16,"Message:Format Finished!"); </w:t>
      </w:r>
      <w:r>
        <w:rPr>
          <w:rFonts w:hint="eastAsia"/>
          <w:lang w:val="en-US" w:eastAsia="zh-CN"/>
        </w:rPr>
        <w:tab/>
      </w:r>
      <w:r>
        <w:rPr>
          <w:rFonts w:hint="eastAsia"/>
          <w:lang w:val="en-US" w:eastAsia="zh-CN"/>
        </w:rPr>
        <w:tab/>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4"/>
        <w:rPr>
          <w:rFonts w:hint="eastAsia"/>
          <w:lang w:val="en-US" w:eastAsia="zh-CN"/>
        </w:rPr>
      </w:pPr>
      <w:bookmarkStart w:id="45" w:name="_Toc21258"/>
      <w:r>
        <w:rPr>
          <w:rFonts w:hint="eastAsia"/>
          <w:lang w:val="en-US" w:eastAsia="zh-CN"/>
        </w:rPr>
        <w:t>4.3.3 登记root用户</w:t>
      </w:r>
      <w:bookmarkEnd w:id="45"/>
    </w:p>
    <w:p>
      <w:pPr>
        <w:spacing w:line="480" w:lineRule="exact"/>
        <w:rPr>
          <w:rFonts w:hint="eastAsia"/>
          <w:lang w:val="en-US" w:eastAsia="zh-CN"/>
        </w:rPr>
      </w:pPr>
      <w:r>
        <w:rPr>
          <w:rFonts w:hint="eastAsia"/>
          <w:lang w:val="en-US" w:eastAsia="zh-CN"/>
        </w:rPr>
        <w:t xml:space="preserve">if(reclen==16)   //判断接收长度  </w:t>
      </w:r>
    </w:p>
    <w:p>
      <w:pPr>
        <w:spacing w:line="480" w:lineRule="exact"/>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STMFLASH_Read(FLASH_DATA_SAVE,(u32*)flash_data_save,37);</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num=flash_data_save[0];</w:t>
      </w:r>
    </w:p>
    <w:p>
      <w:pPr>
        <w:spacing w:line="480" w:lineRule="exact"/>
        <w:rPr>
          <w:rFonts w:hint="eastAsia"/>
          <w:lang w:val="en-US" w:eastAsia="zh-CN"/>
        </w:rPr>
      </w:pPr>
      <w:r>
        <w:rPr>
          <w:rFonts w:hint="eastAsia"/>
          <w:lang w:val="en-US" w:eastAsia="zh-CN"/>
        </w:rPr>
        <w:t xml:space="preserve">        LCD_ShowxNum(130,600,num,4,16,0);</w:t>
      </w:r>
    </w:p>
    <w:p>
      <w:pPr>
        <w:spacing w:line="480" w:lineRule="exact"/>
        <w:rPr>
          <w:rFonts w:hint="eastAsia"/>
          <w:lang w:val="en-US" w:eastAsia="zh-CN"/>
        </w:rPr>
      </w:pPr>
      <w:r>
        <w:rPr>
          <w:rFonts w:hint="eastAsia"/>
          <w:lang w:val="en-US" w:eastAsia="zh-CN"/>
        </w:rPr>
        <w:t xml:space="preserve">        if(num==0)</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480" w:lineRule="exact"/>
        <w:ind w:left="1680" w:leftChars="600" w:hanging="240" w:hangingChars="100"/>
        <w:rPr>
          <w:rFonts w:hint="eastAsia"/>
          <w:lang w:val="en-US" w:eastAsia="zh-CN"/>
        </w:rPr>
      </w:pPr>
      <w:r>
        <w:rPr>
          <w:rFonts w:hint="eastAsia"/>
          <w:lang w:val="en-US" w:eastAsia="zh-CN"/>
        </w:rPr>
        <w:t xml:space="preserve">flash_data_save[0]=1;  </w:t>
      </w:r>
      <w:r>
        <w:rPr>
          <w:rFonts w:hint="eastAsia"/>
          <w:lang w:val="en-US" w:eastAsia="zh-CN"/>
        </w:rPr>
        <w:tab/>
      </w:r>
      <w:r>
        <w:rPr>
          <w:rFonts w:hint="eastAsia"/>
          <w:lang w:val="en-US" w:eastAsia="zh-CN"/>
        </w:rPr>
        <w:tab/>
      </w:r>
    </w:p>
    <w:p>
      <w:pPr>
        <w:spacing w:line="480" w:lineRule="exact"/>
        <w:ind w:firstLine="1440" w:firstLineChars="600"/>
        <w:rPr>
          <w:rFonts w:hint="eastAsia"/>
          <w:lang w:val="en-US" w:eastAsia="zh-CN"/>
        </w:rPr>
      </w:pPr>
      <w:r>
        <w:rPr>
          <w:rFonts w:hint="eastAsia"/>
          <w:lang w:val="en-US" w:eastAsia="zh-CN"/>
        </w:rPr>
        <w:t>num=flash_data_save[0];</w:t>
      </w:r>
    </w:p>
    <w:p>
      <w:pPr>
        <w:spacing w:line="480" w:lineRule="exact"/>
        <w:rPr>
          <w:rFonts w:hint="eastAsia"/>
          <w:lang w:val="en-US" w:eastAsia="zh-CN"/>
        </w:rPr>
      </w:pPr>
      <w:r>
        <w:rPr>
          <w:rFonts w:hint="eastAsia"/>
          <w:lang w:val="en-US" w:eastAsia="zh-CN"/>
        </w:rPr>
        <w:t xml:space="preserve">            LCD_ShowxNum(130,600,num,4,16,0);</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for(j=0;j&lt;9;j++)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480" w:lineRule="exact"/>
        <w:ind w:firstLine="1680" w:firstLineChars="700"/>
        <w:rPr>
          <w:rFonts w:hint="eastAsia"/>
          <w:lang w:val="en-US" w:eastAsia="zh-CN"/>
        </w:rPr>
      </w:pPr>
      <w:r>
        <w:rPr>
          <w:rFonts w:hint="eastAsia"/>
          <w:lang w:val="en-US" w:eastAsia="zh-CN"/>
        </w:rPr>
        <w:t>{</w:t>
      </w:r>
    </w:p>
    <w:p>
      <w:pPr>
        <w:spacing w:line="480" w:lineRule="exact"/>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for(i=0;i&lt;16;i++)</w:t>
      </w:r>
    </w:p>
    <w:p>
      <w:pPr>
        <w:spacing w:line="480" w:lineRule="exact"/>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480" w:lineRule="exact"/>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temp=find_id[j]+i;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480" w:lineRule="exact"/>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flash_data_save[temp]=USART3_RX_BUF[i];</w:t>
      </w:r>
      <w:r>
        <w:rPr>
          <w:rFonts w:hint="eastAsia"/>
          <w:lang w:val="en-US" w:eastAsia="zh-CN"/>
        </w:rPr>
        <w:tab/>
      </w:r>
      <w:r>
        <w:rPr>
          <w:rFonts w:hint="eastAsia"/>
          <w:lang w:val="en-US" w:eastAsia="zh-CN"/>
        </w:rPr>
        <w:tab/>
      </w:r>
      <w:r>
        <w:rPr>
          <w:rFonts w:hint="eastAsia"/>
          <w:lang w:val="en-US" w:eastAsia="zh-CN"/>
        </w:rPr>
        <w:tab/>
      </w:r>
    </w:p>
    <w:p>
      <w:pPr>
        <w:spacing w:line="480" w:lineRule="exact"/>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480" w:lineRule="exact"/>
        <w:rPr>
          <w:rFonts w:hint="eastAsia"/>
          <w:lang w:val="en-US" w:eastAsia="zh-CN"/>
        </w:rPr>
      </w:pPr>
      <w:r>
        <w:rPr>
          <w:rFonts w:hint="eastAsia"/>
          <w:lang w:val="en-US" w:eastAsia="zh-CN"/>
        </w:rPr>
        <w:tab/>
      </w:r>
      <w:r>
        <w:rPr>
          <w:rFonts w:hint="eastAsia"/>
          <w:lang w:val="en-US" w:eastAsia="zh-CN"/>
        </w:rPr>
        <w:t>LCD_ShowString(30,500,500,16,16,"Message:Start Write FLASH....");</w:t>
      </w:r>
      <w:r>
        <w:rPr>
          <w:rFonts w:hint="eastAsia"/>
          <w:lang w:val="en-US" w:eastAsia="zh-CN"/>
        </w:rPr>
        <w:tab/>
      </w:r>
      <w:r>
        <w:rPr>
          <w:rFonts w:hint="eastAsia"/>
          <w:lang w:val="en-US" w:eastAsia="zh-CN"/>
        </w:rPr>
        <w:t xml:space="preserve"> </w:t>
      </w:r>
    </w:p>
    <w:p>
      <w:pPr>
        <w:spacing w:line="480" w:lineRule="exact"/>
        <w:ind w:firstLine="480" w:firstLineChars="200"/>
        <w:rPr>
          <w:rFonts w:hint="eastAsia"/>
          <w:lang w:val="en-US" w:eastAsia="zh-CN"/>
        </w:rPr>
      </w:pPr>
      <w:r>
        <w:rPr>
          <w:rFonts w:hint="eastAsia"/>
          <w:lang w:val="en-US" w:eastAsia="zh-CN"/>
        </w:rPr>
        <w:t>STMFLASH_Write(FLASH_DATA_SAVE,(u32*)flash_data_save,37);</w:t>
      </w:r>
    </w:p>
    <w:p>
      <w:pPr>
        <w:spacing w:line="480" w:lineRule="exact"/>
        <w:rPr>
          <w:rFonts w:hint="eastAsia"/>
          <w:lang w:val="en-US" w:eastAsia="zh-CN"/>
        </w:rPr>
      </w:pPr>
      <w:r>
        <w:rPr>
          <w:rFonts w:hint="eastAsia"/>
          <w:lang w:val="en-US" w:eastAsia="zh-CN"/>
        </w:rPr>
        <w:tab/>
      </w:r>
      <w:r>
        <w:rPr>
          <w:rFonts w:hint="eastAsia"/>
          <w:lang w:val="en-US" w:eastAsia="zh-CN"/>
        </w:rPr>
        <w:t>LCD_ShowString(30,500,500,16,16,"Message:Initial root user Finished!");</w:t>
      </w: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 xml:space="preserve"> else LCD_ShowString(30,500,500,16,16,"Error:Root user has existed,could not change!");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4"/>
        <w:rPr>
          <w:rFonts w:hint="eastAsia"/>
          <w:lang w:val="en-US" w:eastAsia="zh-CN"/>
        </w:rPr>
      </w:pPr>
      <w:bookmarkStart w:id="46" w:name="_Toc28242"/>
      <w:r>
        <w:rPr>
          <w:rFonts w:hint="eastAsia"/>
          <w:lang w:val="en-US" w:eastAsia="zh-CN"/>
        </w:rPr>
        <w:t>4.3.4 开门或关门</w:t>
      </w:r>
      <w:bookmarkEnd w:id="46"/>
    </w:p>
    <w:p>
      <w:pPr>
        <w:spacing w:line="480" w:lineRule="exact"/>
        <w:rPr>
          <w:rFonts w:hint="eastAsia"/>
          <w:lang w:val="en-US" w:eastAsia="zh-CN"/>
        </w:rPr>
      </w:pPr>
      <w:r>
        <w:rPr>
          <w:rFonts w:hint="eastAsia"/>
          <w:lang w:val="en-US" w:eastAsia="zh-CN"/>
        </w:rPr>
        <w:t xml:space="preserve">if(reclen==18||reclen==17) </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STMFLASH_Read(FLASH_DATA_SAVE,(u32*)flash_data_save,37);</w:t>
      </w:r>
      <w:r>
        <w:rPr>
          <w:rFonts w:hint="eastAsia"/>
          <w:lang w:val="en-US" w:eastAsia="zh-CN"/>
        </w:rPr>
        <w:tab/>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if(USART3_RX_BUF[0]==82)   //R:82</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for(i=0;i&lt;16;i++)</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if(flash_data_save[i+find_id[0]]!=USART3_RX_BUF[i+1]) kaimenflag=0;</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if(kaimenflag==1)</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LCD_Fill(30,500,400,550,WHITE);</w:t>
      </w:r>
      <w:r>
        <w:rPr>
          <w:rFonts w:hint="eastAsia"/>
          <w:lang w:val="en-US" w:eastAsia="zh-CN"/>
        </w:rPr>
        <w:tab/>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LCD_ShowString(30,500,500,16,16,"Message:root use successful!");</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if(USART3_RX_BUF[17]==48) LED1=0; </w:t>
      </w:r>
      <w:r>
        <w:rPr>
          <w:rFonts w:hint="eastAsia"/>
          <w:lang w:val="en-US" w:eastAsia="zh-CN"/>
        </w:rPr>
        <w:tab/>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if(USART3_RX_BUF[17]==49) LED1=1,time=0; </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kaimenflag=1;</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if(USART3_RX_BUF[0]==67)   //C:67</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for(j=num;j&gt;0;j--)</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for(i=0;i&lt;16;i++)</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480" w:lineRule="exact"/>
        <w:rPr>
          <w:rFonts w:hint="eastAsia"/>
          <w:lang w:val="en-US" w:eastAsia="zh-CN"/>
        </w:rPr>
      </w:pPr>
      <w:r>
        <w:rPr>
          <w:rFonts w:hint="eastAsia"/>
          <w:lang w:val="en-US" w:eastAsia="zh-CN"/>
        </w:rPr>
        <w:t>if(flash_data_save[i+find_id[j]]!=USART3_RX_BUF[i+1]) break;</w:t>
      </w:r>
    </w:p>
    <w:p>
      <w:pPr>
        <w:spacing w:line="480" w:lineRule="exact"/>
        <w:rPr>
          <w:rFonts w:hint="eastAsia"/>
          <w:lang w:val="en-US" w:eastAsia="zh-CN"/>
        </w:rPr>
      </w:pPr>
      <w:r>
        <w:rPr>
          <w:rFonts w:hint="eastAsia"/>
          <w:lang w:val="en-US" w:eastAsia="zh-CN"/>
        </w:rPr>
        <w:t>else if(i==15)</w:t>
      </w:r>
    </w:p>
    <w:p>
      <w:pPr>
        <w:spacing w:line="480" w:lineRule="exact"/>
        <w:ind w:firstLine="720" w:firstLineChars="300"/>
        <w:rPr>
          <w:rFonts w:hint="eastAsia"/>
          <w:lang w:val="en-US" w:eastAsia="zh-CN"/>
        </w:rPr>
      </w:pPr>
      <w:r>
        <w:rPr>
          <w:rFonts w:hint="eastAsia"/>
          <w:lang w:val="en-US" w:eastAsia="zh-CN"/>
        </w:rPr>
        <w:t>{</w:t>
      </w:r>
    </w:p>
    <w:p>
      <w:pPr>
        <w:spacing w:line="480" w:lineRule="exact"/>
        <w:ind w:left="960" w:leftChars="400" w:firstLine="0" w:firstLineChars="0"/>
        <w:rPr>
          <w:rFonts w:hint="eastAsia"/>
          <w:lang w:val="en-US" w:eastAsia="zh-CN"/>
        </w:rPr>
      </w:pPr>
      <w:r>
        <w:rPr>
          <w:rFonts w:hint="eastAsia"/>
          <w:lang w:val="en-US" w:eastAsia="zh-CN"/>
        </w:rPr>
        <w:t>LCD_Fill(30,500,400,550,WHITE);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LCD_ShowString(30,500,500,16,16,"Message:common use successful!");</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if(USART3_RX_BUF[17]==48) LED1=0;</w:t>
      </w:r>
    </w:p>
    <w:p>
      <w:pPr>
        <w:spacing w:line="480" w:lineRule="exact"/>
        <w:rPr>
          <w:rFonts w:hint="eastAsia"/>
          <w:lang w:val="en-US" w:eastAsia="zh-CN"/>
        </w:rPr>
      </w:pPr>
      <w:r>
        <w:rPr>
          <w:rFonts w:hint="eastAsia"/>
          <w:lang w:val="en-US" w:eastAsia="zh-CN"/>
        </w:rPr>
        <w:tab/>
      </w:r>
      <w:r>
        <w:rPr>
          <w:rFonts w:hint="eastAsia"/>
          <w:lang w:val="en-US" w:eastAsia="zh-CN"/>
        </w:rPr>
        <w:t xml:space="preserve">    if(USART3_RX_BUF[17]==49) LED1=1,time=0; </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480" w:lineRule="exac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4"/>
        <w:rPr>
          <w:rFonts w:hint="eastAsia"/>
          <w:lang w:val="en-US" w:eastAsia="zh-CN"/>
        </w:rPr>
      </w:pPr>
      <w:bookmarkStart w:id="47" w:name="_Toc11885"/>
      <w:r>
        <w:rPr>
          <w:rFonts w:hint="eastAsia"/>
          <w:lang w:val="en-US" w:eastAsia="zh-CN"/>
        </w:rPr>
        <w:t>4.3.5 添加或删除用户</w:t>
      </w:r>
      <w:bookmarkEnd w:id="47"/>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 xml:space="preserve">if(reclen==33) </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STMFLASH_Read(FLASH_DATA_SAVE,(u32*)flash_data_save,37);</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num=flash_data_save[0];</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LCD_ShowxNum(130,600,num,4,16,0);</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for(i=0;i&lt;16;i++)</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if(!((USART3_RX_BUF[i]==flash_data_save[i+find_id[0]])))</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LCD_ShowString(30,500,500,16,16,"Error:Sorry,you are mot my manager!");</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flag=0;</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w:t>
      </w:r>
      <w:r>
        <w:rPr>
          <w:rFonts w:hint="eastAsia" w:hAnsi="宋体"/>
          <w:color w:val="000000"/>
          <w:sz w:val="24"/>
          <w:szCs w:val="24"/>
          <w:lang w:val="en-US" w:eastAsia="zh-CN"/>
        </w:rPr>
        <w:tab/>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if(flag)</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 xml:space="preserve">{ </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 xml:space="preserve"> LCD_ShowString(30,500,500,25,25,"Message:HELLO,my manager!");</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 xml:space="preserve">if(USART3_RX_BUF[16]=='T') </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 xml:space="preserve"> {</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if(num&lt;8)</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for(i=0;i&lt;16;i++)</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flash_data_save[i+find_id[num]]=USART3_RX_BUF[17+i];</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 xml:space="preserve">num=num+1; </w:t>
      </w:r>
    </w:p>
    <w:p>
      <w:pPr>
        <w:spacing w:line="480" w:lineRule="exact"/>
        <w:ind w:firstLine="720" w:firstLineChars="300"/>
        <w:rPr>
          <w:rFonts w:hint="eastAsia" w:hAnsi="宋体"/>
          <w:color w:val="000000"/>
          <w:sz w:val="24"/>
          <w:szCs w:val="24"/>
          <w:lang w:val="en-US" w:eastAsia="zh-CN"/>
        </w:rPr>
      </w:pPr>
      <w:r>
        <w:rPr>
          <w:rFonts w:hint="eastAsia" w:hAnsi="宋体"/>
          <w:color w:val="000000"/>
          <w:sz w:val="24"/>
          <w:szCs w:val="24"/>
          <w:lang w:val="en-US" w:eastAsia="zh-CN"/>
        </w:rPr>
        <w:t>flash_data_save[0]=num;</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STMFLASH_Write(FLASH_DATA_SAVE,(u32*)flash_data_save,37);</w:t>
      </w:r>
      <w:r>
        <w:rPr>
          <w:rFonts w:hint="eastAsia" w:hAnsi="宋体"/>
          <w:color w:val="000000"/>
          <w:sz w:val="24"/>
          <w:szCs w:val="24"/>
          <w:lang w:val="en-US" w:eastAsia="zh-CN"/>
        </w:rPr>
        <w:tab/>
      </w:r>
      <w:r>
        <w:rPr>
          <w:rFonts w:hint="eastAsia" w:hAnsi="宋体"/>
          <w:color w:val="000000"/>
          <w:sz w:val="24"/>
          <w:szCs w:val="24"/>
          <w:lang w:val="en-US" w:eastAsia="zh-CN"/>
        </w:rPr>
        <w:t xml:space="preserve"> </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LCD_ShowString(30,500,500,16,16,"Message:Add User Successfully!");</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else LCD_ShowString(30,500,500,25,25,"Error:User registered full!");</w:t>
      </w:r>
      <w:r>
        <w:rPr>
          <w:rFonts w:hint="eastAsia" w:hAnsi="宋体"/>
          <w:color w:val="000000"/>
          <w:sz w:val="24"/>
          <w:szCs w:val="24"/>
          <w:lang w:val="en-US" w:eastAsia="zh-CN"/>
        </w:rPr>
        <w:tab/>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 xml:space="preserve"> }</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if(USART3_RX_BUF[16]=='S')</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  u8 delete_temp=0;</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 xml:space="preserve"> </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if(num&gt;1)</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 for(j=num;j&gt;=1;j--)</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 xml:space="preserve">   {  for(i=0;i&lt;16;i++)</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 xml:space="preserve">   {</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 xml:space="preserve"> if(flash_data_save[i+find_id[j]]!=USART3_RX_BUF[17+i]) break;</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if(i==15) delete_temp=j;</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if(delete_temp&gt;0) break;</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 xml:space="preserve"> </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if(delete_temp&gt;0)</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 xml:space="preserve">for(i=0;i&lt;16;i++) </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{flash_data_save[i+find_id[delete_temp]]=flash_data_save[i+find_id[num]];</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 xml:space="preserve">for(i=0;i&lt;16;i++)   </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{flash_data_save[i+find_id[num]]=flash_data_save[i+find_id[0]];  }</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 xml:space="preserve"> </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 xml:space="preserve">num=num-1;  </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flash_data_save[0]=num;</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STMFLASH_Write(FLASH_DATA_SAVE,(u32*)flash_data_save,37);</w:t>
      </w:r>
      <w:r>
        <w:rPr>
          <w:rFonts w:hint="eastAsia" w:hAnsi="宋体"/>
          <w:color w:val="000000"/>
          <w:sz w:val="24"/>
          <w:szCs w:val="24"/>
          <w:lang w:val="en-US" w:eastAsia="zh-CN"/>
        </w:rPr>
        <w:tab/>
      </w:r>
      <w:r>
        <w:rPr>
          <w:rFonts w:hint="eastAsia" w:hAnsi="宋体"/>
          <w:color w:val="000000"/>
          <w:sz w:val="24"/>
          <w:szCs w:val="24"/>
          <w:lang w:val="en-US" w:eastAsia="zh-CN"/>
        </w:rPr>
        <w:t xml:space="preserve"> </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LCD_ShowString(30,500,200,16,16,"Delete User Finished!");</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else</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ab/>
      </w:r>
      <w:r>
        <w:rPr>
          <w:rFonts w:hint="eastAsia" w:hAnsi="宋体"/>
          <w:color w:val="000000"/>
          <w:sz w:val="24"/>
          <w:szCs w:val="24"/>
          <w:lang w:val="en-US" w:eastAsia="zh-CN"/>
        </w:rPr>
        <w:t>{LCD_ShowString(30,500,200,16,16,"Error:No this user!");</w:t>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else LCD_ShowString(30,500,210,25,25,"Error:No common user!");</w:t>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r>
        <w:rPr>
          <w:rFonts w:hint="eastAsia" w:hAnsi="宋体"/>
          <w:color w:val="000000"/>
          <w:sz w:val="24"/>
          <w:szCs w:val="24"/>
          <w:lang w:val="en-US" w:eastAsia="zh-CN"/>
        </w:rPr>
        <w:tab/>
      </w:r>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w:t>
      </w:r>
    </w:p>
    <w:p>
      <w:pPr>
        <w:spacing w:line="480" w:lineRule="exact"/>
        <w:ind w:firstLine="240" w:firstLineChars="100"/>
        <w:rPr>
          <w:rFonts w:hint="eastAsia" w:hAnsi="宋体"/>
          <w:color w:val="000000"/>
          <w:sz w:val="24"/>
          <w:szCs w:val="24"/>
          <w:lang w:val="en-US" w:eastAsia="zh-CN"/>
        </w:rPr>
      </w:pPr>
      <w:r>
        <w:rPr>
          <w:rFonts w:hint="eastAsia" w:hAnsi="宋体"/>
          <w:color w:val="000000"/>
          <w:sz w:val="24"/>
          <w:szCs w:val="24"/>
          <w:lang w:val="en-US" w:eastAsia="zh-CN"/>
        </w:rPr>
        <w:t>}</w:t>
      </w:r>
    </w:p>
    <w:p>
      <w:pPr>
        <w:spacing w:line="480" w:lineRule="exact"/>
        <w:rPr>
          <w:rFonts w:hint="eastAsia" w:hAnsi="宋体"/>
          <w:color w:val="000000"/>
          <w:sz w:val="24"/>
          <w:szCs w:val="24"/>
          <w:lang w:val="en-US" w:eastAsia="zh-CN"/>
        </w:rPr>
      </w:pPr>
      <w:r>
        <w:rPr>
          <w:rFonts w:hint="eastAsia" w:hAnsi="宋体"/>
          <w:color w:val="000000"/>
          <w:sz w:val="24"/>
          <w:szCs w:val="24"/>
          <w:lang w:val="en-US" w:eastAsia="zh-CN"/>
        </w:rPr>
        <w:t>}</w:t>
      </w:r>
    </w:p>
    <w:p>
      <w:pPr>
        <w:pStyle w:val="4"/>
        <w:rPr>
          <w:rFonts w:hint="eastAsia"/>
          <w:lang w:val="en-US" w:eastAsia="zh-CN"/>
        </w:rPr>
      </w:pPr>
      <w:bookmarkStart w:id="48" w:name="_Toc8117"/>
      <w:r>
        <w:rPr>
          <w:rFonts w:hint="eastAsia"/>
          <w:lang w:val="en-US" w:eastAsia="zh-CN"/>
        </w:rPr>
        <w:t>4.3.6 扩展功能语音控制开门</w:t>
      </w:r>
      <w:bookmarkEnd w:id="48"/>
    </w:p>
    <w:p>
      <w:pPr>
        <w:rPr>
          <w:rFonts w:hint="eastAsia"/>
          <w:lang w:val="en-US" w:eastAsia="zh-CN"/>
        </w:rPr>
      </w:pPr>
      <w:r>
        <w:rPr>
          <w:rFonts w:hint="eastAsia"/>
          <w:lang w:val="en-US" w:eastAsia="zh-CN"/>
        </w:rPr>
        <w:t>RS485_Receive_Data(rs485buf,&amp;len);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if(len)</w:t>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if(len&gt;5)len=5; </w:t>
      </w:r>
      <w:r>
        <w:rPr>
          <w:rFonts w:hint="eastAsia"/>
          <w:lang w:val="en-US" w:eastAsia="zh-CN"/>
        </w:rPr>
        <w:tab/>
      </w:r>
    </w:p>
    <w:p>
      <w:pPr>
        <w:ind w:firstLine="480" w:firstLineChars="200"/>
        <w:rPr>
          <w:rFonts w:hint="eastAsia"/>
          <w:lang w:val="en-US" w:eastAsia="zh-CN"/>
        </w:rPr>
      </w:pPr>
      <w:r>
        <w:rPr>
          <w:rFonts w:hint="eastAsia"/>
          <w:lang w:val="en-US" w:eastAsia="zh-CN"/>
        </w:rPr>
        <w:t>LCD_ShowxNum(30+i*32,500,rs485buf[i],3,16,0X80);</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if(rs485buf[0]==16&amp;&amp;rs485buf[1]==13)  LED1=1,time=0;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if(rs485buf[0]==1&amp;&amp;rs485buf[1]==13) LED1=0;</w:t>
      </w:r>
    </w:p>
    <w:p>
      <w:pPr>
        <w:rPr>
          <w:rFonts w:hint="eastAsia"/>
          <w:lang w:val="en-US" w:eastAsia="zh-CN"/>
        </w:rPr>
      </w:pPr>
      <w:r>
        <w:rPr>
          <w:rFonts w:hint="eastAsia"/>
          <w:lang w:val="en-US" w:eastAsia="zh-CN"/>
        </w:rPr>
        <w:t>}</w:t>
      </w:r>
    </w:p>
    <w:p>
      <w:pPr>
        <w:pStyle w:val="2"/>
        <w:rPr>
          <w:rFonts w:hint="eastAsia"/>
          <w:lang w:val="en-US" w:eastAsia="zh-CN"/>
        </w:rPr>
      </w:pPr>
      <w:bookmarkStart w:id="49" w:name="_Toc16585"/>
      <w:r>
        <w:rPr>
          <w:rFonts w:hint="eastAsia"/>
          <w:lang w:val="en-US" w:eastAsia="zh-CN"/>
        </w:rPr>
        <w:t>五、项目成果</w:t>
      </w:r>
      <w:bookmarkEnd w:id="49"/>
    </w:p>
    <w:p>
      <w:pPr>
        <w:pStyle w:val="3"/>
        <w:rPr>
          <w:rFonts w:hint="eastAsia"/>
          <w:lang w:val="en-US" w:eastAsia="zh-CN"/>
        </w:rPr>
      </w:pPr>
      <w:bookmarkStart w:id="50" w:name="_Toc8632"/>
      <w:r>
        <w:rPr>
          <w:rFonts w:hint="eastAsia"/>
          <w:lang w:val="en-US" w:eastAsia="zh-CN"/>
        </w:rPr>
        <w:t>5.1 完整的软件设计</w:t>
      </w:r>
      <w:bookmarkEnd w:id="50"/>
    </w:p>
    <w:p>
      <w:pPr>
        <w:spacing w:line="240" w:lineRule="auto"/>
        <w:jc w:val="center"/>
        <w:rPr>
          <w:rFonts w:hint="eastAsia" w:hAnsi="宋体"/>
          <w:color w:val="000000"/>
          <w:sz w:val="24"/>
          <w:szCs w:val="24"/>
          <w:lang w:val="en-US" w:eastAsia="zh-CN"/>
        </w:rPr>
      </w:pPr>
      <w:r>
        <w:drawing>
          <wp:inline distT="0" distB="0" distL="114300" distR="114300">
            <wp:extent cx="1811020" cy="1811020"/>
            <wp:effectExtent l="0" t="0" r="17780" b="17780"/>
            <wp:docPr id="2" name="图片 1" descr="智能锁v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智能锁v9"/>
                    <pic:cNvPicPr>
                      <a:picLocks noChangeAspect="1"/>
                    </pic:cNvPicPr>
                  </pic:nvPicPr>
                  <pic:blipFill>
                    <a:blip r:embed="rId33"/>
                    <a:stretch>
                      <a:fillRect/>
                    </a:stretch>
                  </pic:blipFill>
                  <pic:spPr>
                    <a:xfrm>
                      <a:off x="0" y="0"/>
                      <a:ext cx="1811020" cy="1811020"/>
                    </a:xfrm>
                    <a:prstGeom prst="rect">
                      <a:avLst/>
                    </a:prstGeom>
                    <a:effectLst>
                      <a:softEdge rad="12700"/>
                    </a:effectLst>
                  </pic:spPr>
                </pic:pic>
              </a:graphicData>
            </a:graphic>
          </wp:inline>
        </w:drawing>
      </w:r>
    </w:p>
    <w:p>
      <w:pPr>
        <w:pStyle w:val="5"/>
        <w:spacing w:line="480" w:lineRule="exact"/>
        <w:rPr>
          <w:rFonts w:hint="eastAsia"/>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val="en-US" w:eastAsia="zh-CN"/>
        </w:rPr>
        <w:t xml:space="preserve"> 智能锁APP下载链接</w:t>
      </w:r>
    </w:p>
    <w:p>
      <w:pPr>
        <w:rPr>
          <w:rFonts w:hint="eastAsia"/>
          <w:lang w:val="en-US" w:eastAsia="zh-CN"/>
        </w:rPr>
      </w:pPr>
      <w:r>
        <w:rPr>
          <w:rFonts w:hint="eastAsia"/>
          <w:lang w:val="en-US" w:eastAsia="zh-CN"/>
        </w:rPr>
        <w:t>完整的项目产品及演示视频：</w:t>
      </w:r>
      <w:r>
        <w:rPr>
          <w:rFonts w:hint="eastAsia"/>
          <w:lang w:val="en-US" w:eastAsia="zh-CN"/>
        </w:rPr>
        <w:fldChar w:fldCharType="begin"/>
      </w:r>
      <w:r>
        <w:rPr>
          <w:rFonts w:hint="eastAsia"/>
          <w:lang w:val="en-US" w:eastAsia="zh-CN"/>
        </w:rPr>
        <w:instrText xml:space="preserve"> HYPERLINK "https://pan.baidu.com/s/1uUYL702afbpQiYrOaAuIwg" </w:instrText>
      </w:r>
      <w:r>
        <w:rPr>
          <w:rFonts w:hint="eastAsia"/>
          <w:lang w:val="en-US" w:eastAsia="zh-CN"/>
        </w:rPr>
        <w:fldChar w:fldCharType="separate"/>
      </w:r>
      <w:r>
        <w:rPr>
          <w:rStyle w:val="14"/>
          <w:rFonts w:hint="eastAsia"/>
          <w:lang w:val="en-US" w:eastAsia="zh-CN"/>
        </w:rPr>
        <w:t>https://pan.baidu.com/s/1uUYL702afbpQiYrOaAuIwg</w:t>
      </w:r>
      <w:r>
        <w:rPr>
          <w:rFonts w:hint="eastAsia"/>
          <w:lang w:val="en-US" w:eastAsia="zh-CN"/>
        </w:rPr>
        <w:fldChar w:fldCharType="end"/>
      </w:r>
    </w:p>
    <w:p>
      <w:pPr>
        <w:pStyle w:val="3"/>
        <w:rPr>
          <w:rFonts w:hint="eastAsia"/>
          <w:lang w:val="en-US" w:eastAsia="zh-CN"/>
        </w:rPr>
      </w:pPr>
      <w:bookmarkStart w:id="51" w:name="_Toc2453"/>
      <w:r>
        <w:rPr>
          <w:rFonts w:hint="eastAsia"/>
          <w:lang w:val="en-US" w:eastAsia="zh-CN"/>
        </w:rPr>
        <w:t>5.2 产品外观设计</w:t>
      </w:r>
      <w:bookmarkEnd w:id="51"/>
    </w:p>
    <w:p>
      <w:pPr>
        <w:spacing w:line="240" w:lineRule="auto"/>
        <w:jc w:val="center"/>
      </w:pPr>
      <w:r>
        <w:drawing>
          <wp:inline distT="0" distB="0" distL="114300" distR="114300">
            <wp:extent cx="3913505" cy="2035175"/>
            <wp:effectExtent l="0" t="0" r="10795" b="3175"/>
            <wp:docPr id="8" name="图片 7" descr="E9RB__02GR~M}LDO[7)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E9RB__02GR~M}LDO[7)B$~K"/>
                    <pic:cNvPicPr>
                      <a:picLocks noChangeAspect="1"/>
                    </pic:cNvPicPr>
                  </pic:nvPicPr>
                  <pic:blipFill>
                    <a:blip r:embed="rId34"/>
                    <a:stretch>
                      <a:fillRect/>
                    </a:stretch>
                  </pic:blipFill>
                  <pic:spPr>
                    <a:xfrm>
                      <a:off x="0" y="0"/>
                      <a:ext cx="3913505" cy="2035175"/>
                    </a:xfrm>
                    <a:prstGeom prst="rect">
                      <a:avLst/>
                    </a:prstGeom>
                    <a:noFill/>
                    <a:ln w="9525">
                      <a:noFill/>
                    </a:ln>
                  </pic:spPr>
                </pic:pic>
              </a:graphicData>
            </a:graphic>
          </wp:inline>
        </w:drawing>
      </w:r>
    </w:p>
    <w:p>
      <w:pPr>
        <w:pStyle w:val="5"/>
        <w:spacing w:line="240" w:lineRule="auto"/>
        <w:rPr>
          <w:rFonts w:hint="eastAsia" w:eastAsia="宋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val="en-US" w:eastAsia="zh-CN"/>
        </w:rPr>
        <w:t xml:space="preserve"> 产品外观设计</w:t>
      </w:r>
    </w:p>
    <w:p>
      <w:pPr>
        <w:pStyle w:val="3"/>
        <w:rPr>
          <w:rFonts w:hint="eastAsia"/>
          <w:lang w:val="en-US" w:eastAsia="zh-CN"/>
        </w:rPr>
      </w:pPr>
      <w:bookmarkStart w:id="52" w:name="_Toc27755"/>
      <w:r>
        <w:rPr>
          <w:rFonts w:hint="eastAsia"/>
          <w:lang w:val="en-US" w:eastAsia="zh-CN"/>
        </w:rPr>
        <w:t>5.3 专利申请</w:t>
      </w:r>
      <w:bookmarkEnd w:id="52"/>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正在受理发明+实用新型专利《一种基于STM32和Android的智能开门方法及其系统》，已经向专利中心提交申请。</w:t>
      </w:r>
    </w:p>
    <w:p>
      <w:pPr>
        <w:pStyle w:val="3"/>
        <w:rPr>
          <w:rFonts w:hint="eastAsia"/>
          <w:lang w:val="en-US" w:eastAsia="zh-CN"/>
        </w:rPr>
      </w:pPr>
      <w:bookmarkStart w:id="53" w:name="_Toc1365"/>
      <w:r>
        <w:rPr>
          <w:rFonts w:hint="eastAsia"/>
          <w:lang w:val="en-US" w:eastAsia="zh-CN"/>
        </w:rPr>
        <w:t>5.4 产品应用</w:t>
      </w:r>
      <w:bookmarkEnd w:id="53"/>
    </w:p>
    <w:p>
      <w:pPr>
        <w:spacing w:line="480" w:lineRule="exact"/>
        <w:ind w:firstLine="480" w:firstLineChars="200"/>
        <w:rPr>
          <w:rFonts w:hint="eastAsia" w:hAnsi="宋体"/>
          <w:color w:val="000000"/>
          <w:sz w:val="24"/>
          <w:szCs w:val="24"/>
          <w:lang w:val="en-US" w:eastAsia="zh-CN"/>
        </w:rPr>
      </w:pPr>
      <w:r>
        <w:rPr>
          <w:rFonts w:hint="eastAsia" w:hAnsi="宋体"/>
          <w:color w:val="000000"/>
          <w:sz w:val="24"/>
          <w:szCs w:val="24"/>
          <w:lang w:val="en-US" w:eastAsia="zh-CN"/>
        </w:rPr>
        <w:t>目前该款智能门禁系统已经应用于华南理工大学北三822宿舍，并且大大改善该宿舍的生活质量以及方便性。</w:t>
      </w:r>
    </w:p>
    <w:p>
      <w:pPr>
        <w:pStyle w:val="2"/>
        <w:rPr>
          <w:rFonts w:hint="eastAsia"/>
          <w:lang w:val="en-US" w:eastAsia="zh-CN"/>
        </w:rPr>
      </w:pPr>
      <w:bookmarkStart w:id="54" w:name="_Toc1094"/>
      <w:r>
        <w:rPr>
          <w:rFonts w:hint="eastAsia"/>
          <w:lang w:val="en-US" w:eastAsia="zh-CN"/>
        </w:rPr>
        <w:t>六、项目收获与感悟</w:t>
      </w:r>
      <w:bookmarkEnd w:id="54"/>
    </w:p>
    <w:p>
      <w:pPr>
        <w:numPr>
          <w:ilvl w:val="0"/>
          <w:numId w:val="7"/>
        </w:numPr>
        <w:spacing w:line="480" w:lineRule="exact"/>
        <w:ind w:left="420" w:leftChars="0" w:hanging="420" w:firstLineChars="0"/>
        <w:rPr>
          <w:rFonts w:hint="eastAsia" w:hAnsi="宋体"/>
          <w:color w:val="000000"/>
          <w:sz w:val="24"/>
          <w:szCs w:val="24"/>
          <w:lang w:val="en-US" w:eastAsia="zh-CN"/>
        </w:rPr>
      </w:pPr>
      <w:r>
        <w:rPr>
          <w:rFonts w:hint="eastAsia" w:hAnsi="宋体"/>
          <w:color w:val="000000"/>
          <w:sz w:val="24"/>
          <w:szCs w:val="24"/>
          <w:lang w:val="en-US" w:eastAsia="zh-CN"/>
        </w:rPr>
        <w:t>在项目中锻炼了团队合作以及分工协调的能力；</w:t>
      </w:r>
    </w:p>
    <w:p>
      <w:pPr>
        <w:numPr>
          <w:ilvl w:val="0"/>
          <w:numId w:val="7"/>
        </w:numPr>
        <w:spacing w:line="480" w:lineRule="exact"/>
        <w:ind w:left="420" w:leftChars="0" w:hanging="420" w:firstLineChars="0"/>
        <w:rPr>
          <w:rFonts w:hint="eastAsia" w:hAnsi="宋体"/>
          <w:color w:val="000000"/>
          <w:sz w:val="24"/>
          <w:szCs w:val="24"/>
          <w:lang w:val="en-US" w:eastAsia="zh-CN"/>
        </w:rPr>
      </w:pPr>
      <w:r>
        <w:rPr>
          <w:rFonts w:hint="eastAsia" w:hAnsi="宋体"/>
          <w:color w:val="000000"/>
          <w:sz w:val="24"/>
          <w:szCs w:val="24"/>
          <w:lang w:val="en-US" w:eastAsia="zh-CN"/>
        </w:rPr>
        <w:t>团队成员在项目中提升了自己的学习能力和实践能力，很好的将理论应用于实际；</w:t>
      </w:r>
    </w:p>
    <w:p>
      <w:pPr>
        <w:numPr>
          <w:ilvl w:val="0"/>
          <w:numId w:val="7"/>
        </w:numPr>
        <w:spacing w:line="480" w:lineRule="exact"/>
        <w:ind w:left="420" w:leftChars="0" w:hanging="420" w:firstLineChars="0"/>
        <w:rPr>
          <w:rFonts w:hint="eastAsia" w:hAnsi="宋体"/>
          <w:color w:val="000000"/>
          <w:sz w:val="24"/>
          <w:szCs w:val="24"/>
          <w:lang w:val="en-US" w:eastAsia="zh-CN"/>
        </w:rPr>
      </w:pPr>
      <w:r>
        <w:rPr>
          <w:rFonts w:hint="eastAsia" w:hAnsi="宋体"/>
          <w:color w:val="000000"/>
          <w:sz w:val="24"/>
          <w:szCs w:val="24"/>
          <w:lang w:val="en-US" w:eastAsia="zh-CN"/>
        </w:rPr>
        <w:t>通过本次项目，初步掌握STM32的开发和Android APP的开发，以及蓝牙模块的使用；</w:t>
      </w:r>
    </w:p>
    <w:p>
      <w:pPr>
        <w:numPr>
          <w:ilvl w:val="0"/>
          <w:numId w:val="7"/>
        </w:numPr>
        <w:spacing w:line="480" w:lineRule="exact"/>
        <w:ind w:left="420" w:leftChars="0" w:hanging="420" w:firstLineChars="0"/>
        <w:rPr>
          <w:rFonts w:hint="eastAsia" w:hAnsi="宋体"/>
          <w:color w:val="000000"/>
          <w:sz w:val="24"/>
          <w:szCs w:val="24"/>
          <w:lang w:val="en-US" w:eastAsia="zh-CN"/>
        </w:rPr>
      </w:pPr>
      <w:r>
        <w:rPr>
          <w:rFonts w:hint="eastAsia" w:hAnsi="宋体"/>
          <w:color w:val="000000"/>
          <w:sz w:val="24"/>
          <w:szCs w:val="24"/>
          <w:lang w:val="en-US" w:eastAsia="zh-CN"/>
        </w:rPr>
        <w:t>感谢徐向民老师和舒琳老师的悉心指导以及严格要求。</w:t>
      </w:r>
    </w:p>
    <w:p>
      <w:pPr>
        <w:pStyle w:val="2"/>
        <w:rPr>
          <w:rFonts w:hint="eastAsia"/>
          <w:lang w:val="en-US" w:eastAsia="zh-CN"/>
        </w:rPr>
      </w:pPr>
      <w:bookmarkStart w:id="55" w:name="_Toc16531"/>
      <w:r>
        <w:rPr>
          <w:rFonts w:hint="eastAsia"/>
          <w:lang w:val="en-US" w:eastAsia="zh-CN"/>
        </w:rPr>
        <w:t>七、附件</w:t>
      </w:r>
      <w:bookmarkEnd w:id="55"/>
    </w:p>
    <w:p>
      <w:pPr>
        <w:pStyle w:val="3"/>
        <w:rPr>
          <w:rFonts w:hint="eastAsia"/>
          <w:lang w:val="en-US" w:eastAsia="zh-CN"/>
        </w:rPr>
      </w:pPr>
      <w:bookmarkStart w:id="56" w:name="_Toc23995"/>
      <w:r>
        <w:rPr>
          <w:rFonts w:hint="eastAsia"/>
          <w:lang w:val="en-US" w:eastAsia="zh-CN"/>
        </w:rPr>
        <w:t>附件1 支出情况</w:t>
      </w:r>
      <w:bookmarkEnd w:id="56"/>
    </w:p>
    <w:p>
      <w:pPr>
        <w:pStyle w:val="5"/>
        <w:rPr>
          <w:rFonts w:hint="eastAsia" w:eastAsia="宋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项目支出情况</w:t>
      </w:r>
    </w:p>
    <w:tbl>
      <w:tblPr>
        <w:tblStyle w:val="15"/>
        <w:tblW w:w="8594" w:type="dxa"/>
        <w:tblCellSpacing w:w="0" w:type="dxa"/>
        <w:tblInd w:w="15" w:type="dxa"/>
        <w:shd w:val="clear" w:color="auto" w:fill="auto"/>
        <w:tblLayout w:type="fixed"/>
        <w:tblCellMar>
          <w:top w:w="0" w:type="dxa"/>
          <w:left w:w="0" w:type="dxa"/>
          <w:bottom w:w="0" w:type="dxa"/>
          <w:right w:w="0" w:type="dxa"/>
        </w:tblCellMar>
      </w:tblPr>
      <w:tblGrid>
        <w:gridCol w:w="1955"/>
        <w:gridCol w:w="4650"/>
        <w:gridCol w:w="1989"/>
      </w:tblGrid>
      <w:tr>
        <w:tblPrEx>
          <w:shd w:val="clear" w:color="auto" w:fill="auto"/>
          <w:tblLayout w:type="fixed"/>
          <w:tblCellMar>
            <w:top w:w="0" w:type="dxa"/>
            <w:left w:w="0" w:type="dxa"/>
            <w:bottom w:w="0" w:type="dxa"/>
            <w:right w:w="0" w:type="dxa"/>
          </w:tblCellMar>
        </w:tblPrEx>
        <w:trPr>
          <w:trHeight w:val="580" w:hRule="atLeast"/>
          <w:tblCellSpacing w:w="0" w:type="dxa"/>
        </w:trPr>
        <w:tc>
          <w:tcPr>
            <w:tcW w:w="1955" w:type="dxa"/>
            <w:tcBorders>
              <w:top w:val="single" w:color="4BACC6" w:sz="8" w:space="0"/>
              <w:left w:val="single" w:color="4BACC6" w:sz="8" w:space="0"/>
              <w:bottom w:val="single" w:color="FFFFFF" w:sz="18" w:space="0"/>
              <w:right w:val="single" w:color="4BACC6" w:sz="8" w:space="0"/>
            </w:tcBorders>
            <w:shd w:val="clear" w:color="auto" w:fill="4BACC6"/>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FFFFFF"/>
                <w:sz w:val="24"/>
                <w:szCs w:val="24"/>
              </w:rPr>
            </w:pPr>
            <w:r>
              <w:rPr>
                <w:rFonts w:hint="eastAsia" w:ascii="宋体" w:hAnsi="宋体" w:eastAsia="宋体" w:cs="宋体"/>
                <w:b/>
                <w:color w:val="FFFFFF"/>
                <w:sz w:val="24"/>
                <w:szCs w:val="24"/>
              </w:rPr>
              <w:t>时间</w:t>
            </w:r>
          </w:p>
        </w:tc>
        <w:tc>
          <w:tcPr>
            <w:tcW w:w="4650" w:type="dxa"/>
            <w:tcBorders>
              <w:top w:val="single" w:color="4BACC6" w:sz="8" w:space="0"/>
              <w:left w:val="single" w:color="4BACC6" w:sz="8" w:space="0"/>
              <w:bottom w:val="single" w:color="FFFFFF" w:sz="18" w:space="0"/>
              <w:right w:val="single" w:color="4BACC6" w:sz="8" w:space="0"/>
            </w:tcBorders>
            <w:shd w:val="clear" w:color="auto" w:fill="4BACC6"/>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FFFFFF"/>
                <w:sz w:val="24"/>
                <w:szCs w:val="24"/>
              </w:rPr>
            </w:pPr>
            <w:r>
              <w:rPr>
                <w:rFonts w:hint="eastAsia" w:ascii="宋体" w:hAnsi="宋体" w:eastAsia="宋体" w:cs="宋体"/>
                <w:b/>
                <w:color w:val="FFFFFF"/>
                <w:sz w:val="24"/>
                <w:szCs w:val="24"/>
              </w:rPr>
              <w:t>报销内容</w:t>
            </w:r>
          </w:p>
        </w:tc>
        <w:tc>
          <w:tcPr>
            <w:tcW w:w="1989" w:type="dxa"/>
            <w:tcBorders>
              <w:top w:val="single" w:color="4BACC6" w:sz="8" w:space="0"/>
              <w:left w:val="single" w:color="4BACC6" w:sz="8" w:space="0"/>
              <w:bottom w:val="single" w:color="FFFFFF" w:sz="18" w:space="0"/>
              <w:right w:val="single" w:color="4BACC6" w:sz="8" w:space="0"/>
            </w:tcBorders>
            <w:shd w:val="clear" w:color="auto" w:fill="4BACC6"/>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FFFFFF"/>
                <w:sz w:val="24"/>
                <w:szCs w:val="24"/>
              </w:rPr>
            </w:pPr>
            <w:r>
              <w:rPr>
                <w:rFonts w:hint="eastAsia" w:ascii="宋体" w:hAnsi="宋体" w:eastAsia="宋体" w:cs="宋体"/>
                <w:b/>
                <w:color w:val="FFFFFF"/>
                <w:sz w:val="24"/>
                <w:szCs w:val="24"/>
              </w:rPr>
              <w:t>报销金额（元）</w:t>
            </w:r>
          </w:p>
        </w:tc>
      </w:tr>
      <w:tr>
        <w:tblPrEx>
          <w:tblLayout w:type="fixed"/>
          <w:tblCellMar>
            <w:top w:w="0" w:type="dxa"/>
            <w:left w:w="0" w:type="dxa"/>
            <w:bottom w:w="0" w:type="dxa"/>
            <w:right w:w="0" w:type="dxa"/>
          </w:tblCellMar>
        </w:tblPrEx>
        <w:trPr>
          <w:trHeight w:val="580" w:hRule="atLeast"/>
          <w:tblCellSpacing w:w="0" w:type="dxa"/>
        </w:trPr>
        <w:tc>
          <w:tcPr>
            <w:tcW w:w="1955" w:type="dxa"/>
            <w:tcBorders>
              <w:top w:val="single" w:color="FFFFFF" w:sz="6" w:space="0"/>
              <w:left w:val="single" w:color="4BACC6" w:sz="8" w:space="0"/>
              <w:bottom w:val="single" w:color="4BACC6" w:sz="8" w:space="0"/>
              <w:right w:val="single" w:color="4BACC6" w:sz="8" w:space="0"/>
            </w:tcBorders>
            <w:shd w:val="clear" w:color="auto" w:fill="B7DDE8"/>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r>
              <w:rPr>
                <w:rFonts w:hint="eastAsia" w:ascii="宋体" w:hAnsi="宋体" w:eastAsia="宋体" w:cs="宋体"/>
                <w:color w:val="000000"/>
                <w:sz w:val="24"/>
                <w:szCs w:val="24"/>
              </w:rPr>
              <w:t>2018.5</w:t>
            </w:r>
          </w:p>
        </w:tc>
        <w:tc>
          <w:tcPr>
            <w:tcW w:w="4650" w:type="dxa"/>
            <w:tcBorders>
              <w:top w:val="single" w:color="FFFFFF" w:sz="6" w:space="0"/>
              <w:left w:val="single" w:color="4BACC6" w:sz="8" w:space="0"/>
              <w:bottom w:val="single" w:color="4BACC6" w:sz="8" w:space="0"/>
              <w:right w:val="single" w:color="4BACC6" w:sz="8" w:space="0"/>
            </w:tcBorders>
            <w:shd w:val="clear" w:color="auto" w:fill="B7DDE8"/>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r>
              <w:rPr>
                <w:rFonts w:hint="eastAsia" w:ascii="宋体" w:hAnsi="宋体" w:eastAsia="宋体" w:cs="宋体"/>
                <w:color w:val="000000"/>
                <w:sz w:val="24"/>
                <w:szCs w:val="24"/>
              </w:rPr>
              <w:t>锂离子电池</w:t>
            </w:r>
          </w:p>
        </w:tc>
        <w:tc>
          <w:tcPr>
            <w:tcW w:w="1989" w:type="dxa"/>
            <w:tcBorders>
              <w:top w:val="single" w:color="FFFFFF" w:sz="6" w:space="0"/>
              <w:left w:val="single" w:color="4BACC6" w:sz="8" w:space="0"/>
              <w:bottom w:val="single" w:color="4BACC6" w:sz="8" w:space="0"/>
              <w:right w:val="single" w:color="4BACC6" w:sz="8" w:space="0"/>
            </w:tcBorders>
            <w:shd w:val="clear" w:color="auto" w:fill="B7DDE8"/>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r>
              <w:rPr>
                <w:rFonts w:hint="eastAsia" w:ascii="宋体" w:hAnsi="宋体" w:eastAsia="宋体" w:cs="宋体"/>
                <w:color w:val="000000"/>
                <w:sz w:val="24"/>
                <w:szCs w:val="24"/>
              </w:rPr>
              <w:t>84</w:t>
            </w:r>
          </w:p>
        </w:tc>
      </w:tr>
      <w:tr>
        <w:tblPrEx>
          <w:tblLayout w:type="fixed"/>
          <w:tblCellMar>
            <w:top w:w="0" w:type="dxa"/>
            <w:left w:w="0" w:type="dxa"/>
            <w:bottom w:w="0" w:type="dxa"/>
            <w:right w:w="0" w:type="dxa"/>
          </w:tblCellMar>
        </w:tblPrEx>
        <w:trPr>
          <w:trHeight w:val="589" w:hRule="atLeast"/>
          <w:tblCellSpacing w:w="0" w:type="dxa"/>
        </w:trPr>
        <w:tc>
          <w:tcPr>
            <w:tcW w:w="1955" w:type="dxa"/>
            <w:tcBorders>
              <w:top w:val="single" w:color="4BACC6" w:sz="8" w:space="0"/>
              <w:left w:val="single" w:color="4BACC6" w:sz="8" w:space="0"/>
              <w:bottom w:val="single" w:color="4BACC6" w:sz="8" w:space="0"/>
              <w:right w:val="single" w:color="4BACC6" w:sz="8" w:space="0"/>
            </w:tcBorders>
            <w:shd w:val="clear" w:color="auto" w:fill="FFFFFF"/>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r>
              <w:rPr>
                <w:rFonts w:hint="eastAsia" w:ascii="宋体" w:hAnsi="宋体" w:eastAsia="宋体" w:cs="宋体"/>
                <w:color w:val="000000"/>
                <w:sz w:val="24"/>
                <w:szCs w:val="24"/>
              </w:rPr>
              <w:t>2018.5</w:t>
            </w:r>
          </w:p>
        </w:tc>
        <w:tc>
          <w:tcPr>
            <w:tcW w:w="4650" w:type="dxa"/>
            <w:tcBorders>
              <w:top w:val="single" w:color="4BACC6" w:sz="8" w:space="0"/>
              <w:left w:val="single" w:color="4BACC6" w:sz="8" w:space="0"/>
              <w:bottom w:val="single" w:color="4BACC6" w:sz="8" w:space="0"/>
              <w:right w:val="single" w:color="4BACC6" w:sz="8" w:space="0"/>
            </w:tcBorders>
            <w:shd w:val="clear" w:color="auto" w:fill="FFFFFF"/>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r>
              <w:rPr>
                <w:rFonts w:hint="eastAsia" w:ascii="宋体" w:hAnsi="宋体" w:eastAsia="宋体" w:cs="宋体"/>
                <w:color w:val="000000"/>
                <w:sz w:val="24"/>
                <w:szCs w:val="24"/>
              </w:rPr>
              <w:t>电磁铁</w:t>
            </w:r>
          </w:p>
        </w:tc>
        <w:tc>
          <w:tcPr>
            <w:tcW w:w="1989" w:type="dxa"/>
            <w:tcBorders>
              <w:top w:val="single" w:color="4BACC6" w:sz="8" w:space="0"/>
              <w:left w:val="single" w:color="4BACC6" w:sz="8" w:space="0"/>
              <w:bottom w:val="single" w:color="4BACC6" w:sz="8" w:space="0"/>
              <w:right w:val="single" w:color="4BACC6" w:sz="8" w:space="0"/>
            </w:tcBorders>
            <w:shd w:val="clear" w:color="auto" w:fill="FFFFFF"/>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r>
              <w:rPr>
                <w:rFonts w:hint="eastAsia" w:ascii="宋体" w:hAnsi="宋体" w:eastAsia="宋体" w:cs="宋体"/>
                <w:color w:val="000000"/>
                <w:sz w:val="24"/>
                <w:szCs w:val="24"/>
              </w:rPr>
              <w:t>74</w:t>
            </w:r>
          </w:p>
        </w:tc>
      </w:tr>
      <w:tr>
        <w:tblPrEx>
          <w:tblLayout w:type="fixed"/>
          <w:tblCellMar>
            <w:top w:w="0" w:type="dxa"/>
            <w:left w:w="0" w:type="dxa"/>
            <w:bottom w:w="0" w:type="dxa"/>
            <w:right w:w="0" w:type="dxa"/>
          </w:tblCellMar>
        </w:tblPrEx>
        <w:trPr>
          <w:trHeight w:val="1001" w:hRule="atLeast"/>
          <w:tblCellSpacing w:w="0" w:type="dxa"/>
        </w:trPr>
        <w:tc>
          <w:tcPr>
            <w:tcW w:w="1955" w:type="dxa"/>
            <w:tcBorders>
              <w:top w:val="single" w:color="4BACC6" w:sz="8" w:space="0"/>
              <w:left w:val="single" w:color="4BACC6" w:sz="8" w:space="0"/>
              <w:bottom w:val="single" w:color="4BACC6" w:sz="8" w:space="0"/>
              <w:right w:val="single" w:color="4BACC6" w:sz="8" w:space="0"/>
            </w:tcBorders>
            <w:shd w:val="clear" w:color="auto" w:fill="B7DDE8"/>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r>
              <w:rPr>
                <w:rFonts w:hint="eastAsia" w:ascii="宋体" w:hAnsi="宋体" w:eastAsia="宋体" w:cs="宋体"/>
                <w:color w:val="000000"/>
                <w:sz w:val="24"/>
                <w:szCs w:val="24"/>
              </w:rPr>
              <w:t>2018.5</w:t>
            </w:r>
          </w:p>
        </w:tc>
        <w:tc>
          <w:tcPr>
            <w:tcW w:w="4650" w:type="dxa"/>
            <w:tcBorders>
              <w:top w:val="single" w:color="4BACC6" w:sz="8" w:space="0"/>
              <w:left w:val="single" w:color="4BACC6" w:sz="8" w:space="0"/>
              <w:bottom w:val="single" w:color="4BACC6" w:sz="8" w:space="0"/>
              <w:right w:val="single" w:color="4BACC6" w:sz="8" w:space="0"/>
            </w:tcBorders>
            <w:shd w:val="clear" w:color="auto" w:fill="B7DDE8"/>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r>
              <w:rPr>
                <w:rFonts w:hint="eastAsia" w:ascii="宋体" w:hAnsi="宋体" w:eastAsia="宋体" w:cs="宋体"/>
                <w:color w:val="000000"/>
                <w:sz w:val="24"/>
                <w:szCs w:val="24"/>
              </w:rPr>
              <w:t>跳线帽、蓝牙模块、1路继电器模块、STM32F407ZGT6开发板、人体感应模块</w:t>
            </w:r>
          </w:p>
        </w:tc>
        <w:tc>
          <w:tcPr>
            <w:tcW w:w="1989" w:type="dxa"/>
            <w:tcBorders>
              <w:top w:val="single" w:color="4BACC6" w:sz="8" w:space="0"/>
              <w:left w:val="single" w:color="4BACC6" w:sz="8" w:space="0"/>
              <w:bottom w:val="single" w:color="4BACC6" w:sz="8" w:space="0"/>
              <w:right w:val="single" w:color="4BACC6" w:sz="8" w:space="0"/>
            </w:tcBorders>
            <w:shd w:val="clear" w:color="auto" w:fill="B7DDE8"/>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r>
              <w:rPr>
                <w:rFonts w:hint="eastAsia" w:ascii="宋体" w:hAnsi="宋体" w:eastAsia="宋体" w:cs="宋体"/>
                <w:color w:val="000000"/>
                <w:sz w:val="24"/>
                <w:szCs w:val="24"/>
              </w:rPr>
              <w:t>142.41</w:t>
            </w:r>
          </w:p>
        </w:tc>
      </w:tr>
      <w:tr>
        <w:tblPrEx>
          <w:tblLayout w:type="fixed"/>
          <w:tblCellMar>
            <w:top w:w="0" w:type="dxa"/>
            <w:left w:w="0" w:type="dxa"/>
            <w:bottom w:w="0" w:type="dxa"/>
            <w:right w:w="0" w:type="dxa"/>
          </w:tblCellMar>
        </w:tblPrEx>
        <w:trPr>
          <w:trHeight w:val="574" w:hRule="atLeast"/>
          <w:tblCellSpacing w:w="0" w:type="dxa"/>
        </w:trPr>
        <w:tc>
          <w:tcPr>
            <w:tcW w:w="1955" w:type="dxa"/>
            <w:tcBorders>
              <w:top w:val="single" w:color="4BACC6" w:sz="8" w:space="0"/>
              <w:left w:val="single" w:color="4BACC6" w:sz="8" w:space="0"/>
              <w:bottom w:val="single" w:color="4BACC6" w:sz="8" w:space="0"/>
              <w:right w:val="single" w:color="4BACC6" w:sz="8" w:space="0"/>
            </w:tcBorders>
            <w:shd w:val="clear" w:color="auto" w:fill="FFFFFF"/>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p>
        </w:tc>
        <w:tc>
          <w:tcPr>
            <w:tcW w:w="4650" w:type="dxa"/>
            <w:tcBorders>
              <w:top w:val="single" w:color="4BACC6" w:sz="8" w:space="0"/>
              <w:left w:val="single" w:color="4BACC6" w:sz="8" w:space="0"/>
              <w:bottom w:val="single" w:color="4BACC6" w:sz="8" w:space="0"/>
              <w:right w:val="single" w:color="4BACC6" w:sz="8" w:space="0"/>
            </w:tcBorders>
            <w:shd w:val="clear" w:color="auto" w:fill="FFFFFF"/>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p>
        </w:tc>
        <w:tc>
          <w:tcPr>
            <w:tcW w:w="1989" w:type="dxa"/>
            <w:tcBorders>
              <w:top w:val="single" w:color="4BACC6" w:sz="8" w:space="0"/>
              <w:left w:val="single" w:color="4BACC6" w:sz="8" w:space="0"/>
              <w:bottom w:val="single" w:color="4BACC6" w:sz="8" w:space="0"/>
              <w:right w:val="single" w:color="4BACC6" w:sz="8" w:space="0"/>
            </w:tcBorders>
            <w:shd w:val="clear" w:color="auto" w:fill="FFFFFF"/>
            <w:tcMar>
              <w:top w:w="72" w:type="dxa"/>
              <w:left w:w="144" w:type="dxa"/>
              <w:bottom w:w="72" w:type="dxa"/>
              <w:right w:w="144" w:type="dxa"/>
            </w:tcMar>
            <w:vAlign w:val="center"/>
          </w:tcPr>
          <w:p>
            <w:pPr>
              <w:pStyle w:val="12"/>
              <w:keepNext w:val="0"/>
              <w:keepLines w:val="0"/>
              <w:widowControl/>
              <w:suppressLineNumbers w:val="0"/>
              <w:jc w:val="center"/>
              <w:rPr>
                <w:rFonts w:hint="eastAsia" w:ascii="宋体" w:hAnsi="宋体" w:eastAsia="宋体" w:cs="宋体"/>
                <w:color w:val="000000"/>
                <w:sz w:val="24"/>
                <w:szCs w:val="24"/>
              </w:rPr>
            </w:pPr>
            <w:r>
              <w:rPr>
                <w:rFonts w:hint="eastAsia" w:ascii="宋体" w:hAnsi="宋体" w:eastAsia="宋体" w:cs="宋体"/>
                <w:color w:val="000000"/>
                <w:sz w:val="24"/>
                <w:szCs w:val="24"/>
              </w:rPr>
              <w:t>合计：304.42</w:t>
            </w:r>
          </w:p>
        </w:tc>
      </w:tr>
    </w:tbl>
    <w:p/>
    <w:p>
      <w:pPr>
        <w:rPr>
          <w:rFonts w:hint="eastAsia" w:eastAsia="宋体"/>
          <w:lang w:val="en-US" w:eastAsia="zh-CN"/>
        </w:rPr>
      </w:pPr>
      <w:r>
        <w:rPr>
          <w:rFonts w:hint="eastAsia"/>
          <w:lang w:val="en-US" w:eastAsia="zh-CN"/>
        </w:rPr>
        <w:t>(备注：专利费用800发明+500实用新型)由国创项目《一种基于可见光通信的服务机器人室内定位系统》支出)</w:t>
      </w:r>
    </w:p>
    <w:p>
      <w:pPr>
        <w:pStyle w:val="3"/>
        <w:rPr>
          <w:rFonts w:hint="eastAsia"/>
          <w:lang w:val="en-US" w:eastAsia="zh-CN"/>
        </w:rPr>
      </w:pPr>
      <w:bookmarkStart w:id="57" w:name="_Toc22474"/>
      <w:r>
        <w:rPr>
          <w:rFonts w:hint="eastAsia"/>
          <w:lang w:val="en-US" w:eastAsia="zh-CN"/>
        </w:rPr>
        <w:t>附件2 同类产品比较</w:t>
      </w:r>
      <w:bookmarkEnd w:id="57"/>
    </w:p>
    <w:p>
      <w:r>
        <w:drawing>
          <wp:inline distT="0" distB="0" distL="114300" distR="114300">
            <wp:extent cx="5267960" cy="2558415"/>
            <wp:effectExtent l="0" t="0" r="8890" b="13335"/>
            <wp:docPr id="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
                    <pic:cNvPicPr>
                      <a:picLocks noChangeAspect="1"/>
                    </pic:cNvPicPr>
                  </pic:nvPicPr>
                  <pic:blipFill>
                    <a:blip r:embed="rId35"/>
                    <a:stretch>
                      <a:fillRect/>
                    </a:stretch>
                  </pic:blipFill>
                  <pic:spPr>
                    <a:xfrm>
                      <a:off x="0" y="0"/>
                      <a:ext cx="5267960" cy="2558415"/>
                    </a:xfrm>
                    <a:prstGeom prst="rect">
                      <a:avLst/>
                    </a:prstGeom>
                    <a:noFill/>
                    <a:ln w="9525">
                      <a:noFill/>
                    </a:ln>
                  </pic:spPr>
                </pic:pic>
              </a:graphicData>
            </a:graphic>
          </wp:inline>
        </w:drawing>
      </w:r>
    </w:p>
    <w:p>
      <w:pPr>
        <w:pStyle w:val="5"/>
        <w:rPr>
          <w:rFonts w:hint="eastAsia"/>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val="en-US" w:eastAsia="zh-CN"/>
        </w:rPr>
        <w:t xml:space="preserve"> 同类产品比较</w:t>
      </w:r>
    </w:p>
    <w:p>
      <w:pPr>
        <w:rPr>
          <w:rFonts w:hint="eastAsia"/>
          <w:lang w:val="en-US" w:eastAsia="zh-CN"/>
        </w:rPr>
      </w:pPr>
    </w:p>
    <w:p>
      <w:pPr>
        <w:pStyle w:val="3"/>
        <w:rPr>
          <w:rFonts w:hint="eastAsia"/>
          <w:lang w:val="en-US" w:eastAsia="zh-CN"/>
        </w:rPr>
      </w:pPr>
      <w:bookmarkStart w:id="58" w:name="_Toc24059"/>
      <w:r>
        <w:rPr>
          <w:rFonts w:hint="eastAsia"/>
          <w:lang w:val="en-US" w:eastAsia="zh-CN"/>
        </w:rPr>
        <w:t>附件3 市场调研</w:t>
      </w:r>
      <w:bookmarkEnd w:id="58"/>
    </w:p>
    <w:p>
      <w:pPr>
        <w:jc w:val="center"/>
        <w:rPr>
          <w:rFonts w:hint="eastAsia"/>
          <w:lang w:val="en-US" w:eastAsia="zh-CN"/>
        </w:rPr>
      </w:pPr>
      <w:r>
        <w:drawing>
          <wp:inline distT="0" distB="0" distL="114300" distR="114300">
            <wp:extent cx="5083810" cy="4099560"/>
            <wp:effectExtent l="0" t="0" r="2540" b="15240"/>
            <wp:docPr id="34826" name="图片 4" descr="W640(FA7P3BG`[1W$(X)Z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6" name="图片 4" descr="W640(FA7P3BG`[1W$(X)ZL9"/>
                    <pic:cNvPicPr>
                      <a:picLocks noChangeAspect="1"/>
                    </pic:cNvPicPr>
                  </pic:nvPicPr>
                  <pic:blipFill>
                    <a:blip r:embed="rId36"/>
                    <a:stretch>
                      <a:fillRect/>
                    </a:stretch>
                  </pic:blipFill>
                  <pic:spPr>
                    <a:xfrm>
                      <a:off x="0" y="0"/>
                      <a:ext cx="5083810" cy="4099560"/>
                    </a:xfrm>
                    <a:prstGeom prst="rect">
                      <a:avLst/>
                    </a:prstGeom>
                    <a:noFill/>
                    <a:ln w="9525">
                      <a:noFill/>
                    </a:ln>
                  </pic:spPr>
                </pic:pic>
              </a:graphicData>
            </a:graphic>
          </wp:inline>
        </w:drawing>
      </w:r>
    </w:p>
    <w:p>
      <w:pPr>
        <w:pStyle w:val="5"/>
        <w:rPr>
          <w:rFonts w:hint="eastAsia" w:eastAsia="宋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val="en-US" w:eastAsia="zh-CN"/>
        </w:rPr>
        <w:t xml:space="preserve"> 市场调研</w:t>
      </w:r>
    </w:p>
    <w:p>
      <w:pPr>
        <w:rPr>
          <w:rFonts w:hint="eastAsia"/>
          <w:lang w:val="en-US" w:eastAsia="zh-CN"/>
        </w:rPr>
      </w:pPr>
    </w:p>
    <w:sectPr>
      <w:footerReference r:id="rId5"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JBwgVAgAAFQ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l1RopnCjk7fv51+/Dr9/EqgA0Ct9TP4bSw8Q/fWdFj0oPdQxrm7&#10;yql4YyICO6A+XuAVXSA8Bk0n02kOE4dteCB/9hhunQ/vhFEkCgV12F+ClR3WPvSug0usps2qkTLt&#10;UGrSFvT6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AJBwg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045A28"/>
    <w:multiLevelType w:val="singleLevel"/>
    <w:tmpl w:val="D9045A28"/>
    <w:lvl w:ilvl="0" w:tentative="0">
      <w:start w:val="1"/>
      <w:numFmt w:val="bullet"/>
      <w:lvlText w:val=""/>
      <w:lvlJc w:val="left"/>
      <w:pPr>
        <w:ind w:left="420" w:hanging="420"/>
      </w:pPr>
      <w:rPr>
        <w:rFonts w:hint="default" w:ascii="Wingdings" w:hAnsi="Wingdings"/>
      </w:rPr>
    </w:lvl>
  </w:abstractNum>
  <w:abstractNum w:abstractNumId="1">
    <w:nsid w:val="FFB2CED7"/>
    <w:multiLevelType w:val="singleLevel"/>
    <w:tmpl w:val="FFB2CED7"/>
    <w:lvl w:ilvl="0" w:tentative="0">
      <w:start w:val="1"/>
      <w:numFmt w:val="lowerLetter"/>
      <w:suff w:val="space"/>
      <w:lvlText w:val="(%1)"/>
      <w:lvlJc w:val="left"/>
    </w:lvl>
  </w:abstractNum>
  <w:abstractNum w:abstractNumId="2">
    <w:nsid w:val="0A53D18A"/>
    <w:multiLevelType w:val="singleLevel"/>
    <w:tmpl w:val="0A53D18A"/>
    <w:lvl w:ilvl="0" w:tentative="0">
      <w:start w:val="1"/>
      <w:numFmt w:val="lowerLetter"/>
      <w:suff w:val="space"/>
      <w:lvlText w:val="(%1)"/>
      <w:lvlJc w:val="left"/>
    </w:lvl>
  </w:abstractNum>
  <w:abstractNum w:abstractNumId="3">
    <w:nsid w:val="1A45EC91"/>
    <w:multiLevelType w:val="singleLevel"/>
    <w:tmpl w:val="1A45EC91"/>
    <w:lvl w:ilvl="0" w:tentative="0">
      <w:start w:val="1"/>
      <w:numFmt w:val="lowerLetter"/>
      <w:suff w:val="space"/>
      <w:lvlText w:val="(%1)"/>
      <w:lvlJc w:val="left"/>
    </w:lvl>
  </w:abstractNum>
  <w:abstractNum w:abstractNumId="4">
    <w:nsid w:val="5079C5DC"/>
    <w:multiLevelType w:val="singleLevel"/>
    <w:tmpl w:val="5079C5DC"/>
    <w:lvl w:ilvl="0" w:tentative="0">
      <w:start w:val="1"/>
      <w:numFmt w:val="lowerLetter"/>
      <w:suff w:val="space"/>
      <w:lvlText w:val="(%1)"/>
      <w:lvlJc w:val="left"/>
    </w:lvl>
  </w:abstractNum>
  <w:abstractNum w:abstractNumId="5">
    <w:nsid w:val="51917791"/>
    <w:multiLevelType w:val="singleLevel"/>
    <w:tmpl w:val="51917791"/>
    <w:lvl w:ilvl="0" w:tentative="0">
      <w:start w:val="1"/>
      <w:numFmt w:val="lowerLetter"/>
      <w:suff w:val="space"/>
      <w:lvlText w:val="(%1)"/>
      <w:lvlJc w:val="left"/>
    </w:lvl>
  </w:abstractNum>
  <w:abstractNum w:abstractNumId="6">
    <w:nsid w:val="75BA40B0"/>
    <w:multiLevelType w:val="singleLevel"/>
    <w:tmpl w:val="75BA40B0"/>
    <w:lvl w:ilvl="0" w:tentative="0">
      <w:start w:val="1"/>
      <w:numFmt w:val="bullet"/>
      <w:lvlText w:val=""/>
      <w:lvlJc w:val="left"/>
      <w:pPr>
        <w:ind w:left="420" w:hanging="420"/>
      </w:pPr>
      <w:rPr>
        <w:rFonts w:hint="default" w:ascii="Wingdings" w:hAnsi="Wingdings"/>
      </w:rPr>
    </w:lvl>
  </w:abstractNum>
  <w:num w:numId="1">
    <w:abstractNumId w:val="3"/>
  </w:num>
  <w:num w:numId="2">
    <w:abstractNumId w:val="2"/>
  </w:num>
  <w:num w:numId="3">
    <w:abstractNumId w:val="5"/>
  </w:num>
  <w:num w:numId="4">
    <w:abstractNumId w:val="1"/>
  </w:num>
  <w:num w:numId="5">
    <w:abstractNumId w:val="6"/>
  </w:num>
  <w:num w:numId="6">
    <w:abstractNumId w:val="4"/>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CE33CB"/>
    <w:rsid w:val="00AF3828"/>
    <w:rsid w:val="014A7CE8"/>
    <w:rsid w:val="017141A6"/>
    <w:rsid w:val="020658F7"/>
    <w:rsid w:val="03CE33CB"/>
    <w:rsid w:val="04D0452F"/>
    <w:rsid w:val="07DF510C"/>
    <w:rsid w:val="0B0830DD"/>
    <w:rsid w:val="0BF618FD"/>
    <w:rsid w:val="0C150872"/>
    <w:rsid w:val="0E8739AF"/>
    <w:rsid w:val="10E92F29"/>
    <w:rsid w:val="13E31666"/>
    <w:rsid w:val="1B5526ED"/>
    <w:rsid w:val="1DCE36BA"/>
    <w:rsid w:val="1E2733AA"/>
    <w:rsid w:val="1F016CDF"/>
    <w:rsid w:val="1FF328CF"/>
    <w:rsid w:val="21001D8B"/>
    <w:rsid w:val="253E0148"/>
    <w:rsid w:val="260325B4"/>
    <w:rsid w:val="29C668F1"/>
    <w:rsid w:val="2BDF7845"/>
    <w:rsid w:val="2C567F23"/>
    <w:rsid w:val="2F58503D"/>
    <w:rsid w:val="33A012AB"/>
    <w:rsid w:val="364D790F"/>
    <w:rsid w:val="36FC71CF"/>
    <w:rsid w:val="3B68041C"/>
    <w:rsid w:val="3CA740D8"/>
    <w:rsid w:val="44D123EF"/>
    <w:rsid w:val="492B1CA4"/>
    <w:rsid w:val="49B00C65"/>
    <w:rsid w:val="4CEA14F5"/>
    <w:rsid w:val="4F8E58FA"/>
    <w:rsid w:val="50996154"/>
    <w:rsid w:val="549D35E6"/>
    <w:rsid w:val="5616643E"/>
    <w:rsid w:val="595A042C"/>
    <w:rsid w:val="5C630ED4"/>
    <w:rsid w:val="5D4E03BA"/>
    <w:rsid w:val="5F5C11CE"/>
    <w:rsid w:val="607909CE"/>
    <w:rsid w:val="64022D56"/>
    <w:rsid w:val="6B4E7282"/>
    <w:rsid w:val="6B8F2E5E"/>
    <w:rsid w:val="6BCB4157"/>
    <w:rsid w:val="6CDF2AAE"/>
    <w:rsid w:val="6CFC176A"/>
    <w:rsid w:val="6DD73F44"/>
    <w:rsid w:val="706F7A50"/>
    <w:rsid w:val="70E00BB7"/>
    <w:rsid w:val="771869FD"/>
    <w:rsid w:val="77A045AC"/>
    <w:rsid w:val="77BD0D2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pPr>
      <w:jc w:val="center"/>
    </w:pPr>
    <w:rPr>
      <w:rFonts w:ascii="Times New Roman" w:hAnsi="Times New Roman" w:eastAsia="宋体" w:cstheme="majorBidi"/>
      <w:b/>
      <w:sz w:val="24"/>
      <w:szCs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Hyperlink"/>
    <w:basedOn w:val="13"/>
    <w:qFormat/>
    <w:uiPriority w:val="0"/>
    <w:rPr>
      <w:color w:val="0000FF"/>
      <w:u w:val="single"/>
    </w:rPr>
  </w:style>
  <w:style w:type="table" w:styleId="16">
    <w:name w:val="Table Grid"/>
    <w:basedOn w:val="15"/>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无间隔1"/>
    <w:qFormat/>
    <w:uiPriority w:val="1"/>
    <w:pPr>
      <w:widowControl w:val="0"/>
      <w:jc w:val="both"/>
    </w:pPr>
    <w:rPr>
      <w:rFonts w:ascii="Calibri" w:hAnsi="Calibri" w:eastAsia="宋体" w:cs="黑体"/>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0" Type="http://schemas.microsoft.com/office/2011/relationships/people" Target="people.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2016-06-26T07:24:00Z</dcterms:created>
  <dc:creator>Administrator</dc:creator>
  <cp:lastModifiedBy>Chen Yirong</cp:lastModifiedBy>
  <dcterms:modified xsi:type="dcterms:W3CDTF">2018-08-20T06:14:06Z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